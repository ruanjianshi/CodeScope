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left"/>
        <w:rPr>
          <w:rFonts w:ascii="宋体" w:hAnsi="宋体" w:eastAsia="宋体"/>
          <w:color w:val="00B050"/>
          <w:szCs w:val="21"/>
        </w:rPr>
      </w:pPr>
      <w:r>
        <w:rPr>
          <w:rFonts w:hint="eastAsia" w:ascii="宋体" w:hAnsi="宋体" w:eastAsia="宋体"/>
          <w:color w:val="0000FF"/>
          <w:szCs w:val="21"/>
        </w:rPr>
        <w:t>【全文页边距适中，行距1.2倍！全文汉字无特殊要求均采用“宋体”，数字、符号及英文字母用“Times New Roman”字体</w:t>
      </w:r>
      <w:r>
        <w:rPr>
          <w:rFonts w:hint="eastAsia" w:ascii="宋体" w:hAnsi="宋体" w:eastAsia="宋体"/>
          <w:color w:val="0000FF"/>
          <w:szCs w:val="21"/>
          <w:lang w:val="en-US" w:eastAsia="zh-CN"/>
        </w:rPr>
        <w:t>,公式均需用公式编辑器编辑，不能是图片</w:t>
      </w:r>
      <w:r>
        <w:rPr>
          <w:rFonts w:hint="eastAsia" w:ascii="宋体" w:hAnsi="宋体" w:eastAsia="宋体"/>
          <w:color w:val="0000FF"/>
          <w:szCs w:val="21"/>
        </w:rPr>
        <w:t>】</w:t>
      </w:r>
    </w:p>
    <w:p>
      <w:pPr>
        <w:spacing w:line="276" w:lineRule="auto"/>
        <w:jc w:val="center"/>
        <w:rPr>
          <w:rFonts w:ascii="宋体" w:hAnsi="宋体" w:eastAsia="宋体"/>
          <w:b/>
          <w:sz w:val="32"/>
          <w:szCs w:val="32"/>
        </w:rPr>
      </w:pPr>
      <w:r>
        <w:rPr>
          <w:rFonts w:hint="eastAsia" w:ascii="宋体" w:hAnsi="宋体" w:eastAsia="宋体"/>
          <w:b/>
          <w:sz w:val="32"/>
          <w:szCs w:val="32"/>
        </w:rPr>
        <w:t>机床与液压文章中文标题</w:t>
      </w:r>
      <w:r>
        <w:rPr>
          <w:rFonts w:hint="eastAsia" w:ascii="宋体" w:hAnsi="宋体" w:eastAsia="宋体"/>
          <w:b/>
          <w:color w:val="0000FF"/>
          <w:sz w:val="32"/>
          <w:szCs w:val="32"/>
        </w:rPr>
        <w:t>【三号宋体，加粗，居中】</w:t>
      </w:r>
    </w:p>
    <w:p>
      <w:pPr>
        <w:spacing w:line="276" w:lineRule="auto"/>
        <w:jc w:val="center"/>
        <w:rPr>
          <w:rFonts w:ascii="宋体" w:hAnsi="宋体" w:eastAsia="宋体"/>
          <w:bCs/>
          <w:sz w:val="24"/>
          <w:szCs w:val="24"/>
        </w:rPr>
      </w:pPr>
      <w:r>
        <w:rPr>
          <w:rFonts w:hint="eastAsia" w:ascii="华文楷体" w:hAnsi="华文楷体" w:eastAsia="华文楷体" w:cs="华文楷体"/>
          <w:b w:val="0"/>
          <w:bCs/>
          <w:sz w:val="21"/>
          <w:szCs w:val="21"/>
          <w:lang w:eastAsia="zh-CN"/>
        </w:rPr>
        <w:t>李</w:t>
      </w:r>
      <w:r>
        <w:rPr>
          <w:rFonts w:hint="eastAsia" w:ascii="华文楷体" w:hAnsi="华文楷体" w:eastAsia="华文楷体" w:cs="华文楷体"/>
          <w:b w:val="0"/>
          <w:bCs/>
          <w:sz w:val="21"/>
          <w:szCs w:val="21"/>
          <w:lang w:val="en-US" w:eastAsia="zh-CN"/>
        </w:rPr>
        <w:t>小明</w:t>
      </w:r>
      <w:r>
        <w:rPr>
          <w:rFonts w:hint="eastAsia" w:ascii="华文楷体" w:hAnsi="华文楷体" w:eastAsia="华文楷体" w:cs="华文楷体"/>
          <w:b w:val="0"/>
          <w:bCs/>
          <w:sz w:val="21"/>
          <w:szCs w:val="21"/>
          <w:vertAlign w:val="superscript"/>
        </w:rPr>
        <w:t>1</w:t>
      </w:r>
      <w:r>
        <w:rPr>
          <w:rFonts w:hint="eastAsia" w:ascii="华文楷体" w:hAnsi="华文楷体" w:eastAsia="华文楷体" w:cs="华文楷体"/>
          <w:b w:val="0"/>
          <w:bCs/>
          <w:sz w:val="21"/>
          <w:szCs w:val="21"/>
        </w:rPr>
        <w:t>，张</w:t>
      </w:r>
      <w:r>
        <w:rPr>
          <w:rFonts w:hint="eastAsia" w:ascii="华文楷体" w:hAnsi="华文楷体" w:eastAsia="华文楷体" w:cs="华文楷体"/>
          <w:b w:val="0"/>
          <w:bCs/>
          <w:sz w:val="21"/>
          <w:szCs w:val="21"/>
          <w:lang w:val="en-US" w:eastAsia="zh-CN"/>
        </w:rPr>
        <w:t>红</w:t>
      </w:r>
      <w:r>
        <w:rPr>
          <w:rFonts w:hint="eastAsia" w:ascii="华文楷体" w:hAnsi="华文楷体" w:eastAsia="华文楷体" w:cs="华文楷体"/>
          <w:b w:val="0"/>
          <w:bCs/>
          <w:sz w:val="21"/>
          <w:szCs w:val="21"/>
          <w:vertAlign w:val="superscript"/>
        </w:rPr>
        <w:t>2</w:t>
      </w:r>
      <w:r>
        <w:rPr>
          <w:rFonts w:hint="eastAsia" w:ascii="华文楷体" w:hAnsi="华文楷体" w:eastAsia="华文楷体" w:cs="华文楷体"/>
          <w:b w:val="0"/>
          <w:bCs/>
          <w:sz w:val="21"/>
          <w:szCs w:val="21"/>
        </w:rPr>
        <w:t>，</w:t>
      </w:r>
      <w:r>
        <w:rPr>
          <w:rFonts w:hint="eastAsia" w:ascii="华文楷体" w:hAnsi="华文楷体" w:eastAsia="华文楷体" w:cs="华文楷体"/>
          <w:b w:val="0"/>
          <w:bCs/>
          <w:sz w:val="21"/>
          <w:szCs w:val="21"/>
          <w:lang w:eastAsia="zh-CN"/>
        </w:rPr>
        <w:t>洪</w:t>
      </w:r>
      <w:r>
        <w:rPr>
          <w:rFonts w:hint="eastAsia" w:ascii="华文楷体" w:hAnsi="华文楷体" w:eastAsia="华文楷体" w:cs="华文楷体"/>
          <w:b w:val="0"/>
          <w:bCs/>
          <w:sz w:val="21"/>
          <w:szCs w:val="21"/>
          <w:lang w:val="en-US" w:eastAsia="zh-CN"/>
        </w:rPr>
        <w:t>XX</w:t>
      </w:r>
      <w:r>
        <w:rPr>
          <w:rFonts w:hint="eastAsia" w:ascii="华文楷体" w:hAnsi="华文楷体" w:eastAsia="华文楷体" w:cs="华文楷体"/>
          <w:b w:val="0"/>
          <w:bCs/>
          <w:sz w:val="21"/>
          <w:szCs w:val="21"/>
          <w:vertAlign w:val="superscript"/>
        </w:rPr>
        <w:t>3</w:t>
      </w:r>
      <w:r>
        <w:rPr>
          <w:rFonts w:hint="eastAsia" w:ascii="华文楷体" w:hAnsi="华文楷体" w:eastAsia="华文楷体" w:cs="华文楷体"/>
          <w:b w:val="0"/>
          <w:bCs/>
          <w:sz w:val="21"/>
          <w:szCs w:val="21"/>
        </w:rPr>
        <w:t>，刘</w:t>
      </w:r>
      <w:r>
        <w:rPr>
          <w:rFonts w:hint="eastAsia" w:ascii="华文楷体" w:hAnsi="华文楷体" w:eastAsia="华文楷体" w:cs="华文楷体"/>
          <w:b w:val="0"/>
          <w:bCs/>
          <w:sz w:val="21"/>
          <w:szCs w:val="21"/>
          <w:lang w:val="en-US" w:eastAsia="zh-CN"/>
        </w:rPr>
        <w:t>XX</w:t>
      </w:r>
      <w:r>
        <w:rPr>
          <w:rFonts w:hint="eastAsia" w:ascii="华文楷体" w:hAnsi="华文楷体" w:eastAsia="华文楷体" w:cs="华文楷体"/>
          <w:b w:val="0"/>
          <w:bCs/>
          <w:sz w:val="21"/>
          <w:szCs w:val="21"/>
          <w:vertAlign w:val="superscript"/>
        </w:rPr>
        <w:t>1</w:t>
      </w:r>
      <w:r>
        <w:rPr>
          <w:rFonts w:hint="eastAsia" w:ascii="宋体" w:hAnsi="宋体" w:eastAsia="宋体"/>
          <w:b w:val="0"/>
          <w:bCs/>
          <w:color w:val="0000FF"/>
          <w:sz w:val="24"/>
          <w:szCs w:val="24"/>
        </w:rPr>
        <w:t>【</w:t>
      </w:r>
      <w:r>
        <w:rPr>
          <w:rFonts w:hint="eastAsia" w:ascii="宋体" w:hAnsi="宋体" w:eastAsia="宋体"/>
          <w:b w:val="0"/>
          <w:bCs/>
          <w:color w:val="0000FF"/>
          <w:sz w:val="24"/>
          <w:szCs w:val="24"/>
          <w:lang w:eastAsia="zh-CN"/>
        </w:rPr>
        <w:t>五</w:t>
      </w:r>
      <w:r>
        <w:rPr>
          <w:rFonts w:hint="eastAsia" w:ascii="宋体" w:hAnsi="宋体" w:eastAsia="宋体"/>
          <w:b w:val="0"/>
          <w:bCs/>
          <w:color w:val="0000FF"/>
          <w:sz w:val="24"/>
          <w:szCs w:val="24"/>
        </w:rPr>
        <w:t>号</w:t>
      </w:r>
      <w:r>
        <w:rPr>
          <w:rFonts w:hint="eastAsia" w:ascii="宋体" w:hAnsi="宋体" w:eastAsia="宋体"/>
          <w:b w:val="0"/>
          <w:bCs/>
          <w:color w:val="0000FF"/>
          <w:sz w:val="24"/>
          <w:szCs w:val="24"/>
          <w:lang w:eastAsia="zh-CN"/>
        </w:rPr>
        <w:t>楷</w:t>
      </w:r>
      <w:r>
        <w:rPr>
          <w:rFonts w:hint="eastAsia" w:ascii="宋体" w:hAnsi="宋体" w:eastAsia="宋体"/>
          <w:b w:val="0"/>
          <w:bCs/>
          <w:color w:val="0000FF"/>
          <w:sz w:val="24"/>
          <w:szCs w:val="24"/>
        </w:rPr>
        <w:t>体</w:t>
      </w:r>
      <w:r>
        <w:rPr>
          <w:rFonts w:hint="eastAsia" w:ascii="宋体" w:hAnsi="宋体" w:eastAsia="宋体"/>
          <w:b w:val="0"/>
          <w:bCs/>
          <w:color w:val="0000FF"/>
          <w:sz w:val="24"/>
          <w:szCs w:val="24"/>
          <w:lang w:val="en-US" w:eastAsia="zh-CN"/>
        </w:rPr>
        <w:t>,</w:t>
      </w:r>
      <w:r>
        <w:rPr>
          <w:rFonts w:hint="eastAsia" w:ascii="宋体" w:hAnsi="宋体" w:eastAsia="宋体"/>
          <w:b w:val="0"/>
          <w:bCs/>
          <w:color w:val="0000FF"/>
          <w:sz w:val="24"/>
          <w:szCs w:val="24"/>
        </w:rPr>
        <w:t>居中】</w:t>
      </w:r>
    </w:p>
    <w:p>
      <w:pPr>
        <w:spacing w:line="276" w:lineRule="auto"/>
        <w:jc w:val="center"/>
        <w:rPr>
          <w:rFonts w:ascii="宋体" w:hAnsi="宋体" w:eastAsia="宋体"/>
          <w:szCs w:val="21"/>
        </w:rPr>
      </w:pPr>
      <w:r>
        <w:rPr>
          <w:rFonts w:hint="eastAsia" w:ascii="宋体" w:hAnsi="宋体" w:eastAsia="宋体"/>
          <w:szCs w:val="21"/>
        </w:rPr>
        <w:t>（</w:t>
      </w:r>
      <w:r>
        <w:rPr>
          <w:rFonts w:ascii="宋体" w:hAnsi="宋体" w:eastAsia="宋体"/>
          <w:szCs w:val="21"/>
        </w:rPr>
        <w:t>1.</w:t>
      </w:r>
      <w:bookmarkStart w:id="0" w:name="_Hlk523839458"/>
      <w:r>
        <w:rPr>
          <w:rFonts w:hint="eastAsia" w:ascii="宋体" w:hAnsi="宋体" w:eastAsia="宋体"/>
          <w:szCs w:val="21"/>
        </w:rPr>
        <w:t xml:space="preserve">广州机械科学研究院有限公司 编辑部，广东广州 </w:t>
      </w:r>
      <w:bookmarkStart w:id="1" w:name="OLE_LINK178"/>
      <w:bookmarkStart w:id="2" w:name="OLE_LINK177"/>
      <w:bookmarkStart w:id="3" w:name="OLE_LINK176"/>
      <w:r>
        <w:rPr>
          <w:rFonts w:hint="eastAsia" w:ascii="宋体" w:hAnsi="宋体" w:eastAsia="宋体"/>
          <w:szCs w:val="21"/>
        </w:rPr>
        <w:t>510700</w:t>
      </w:r>
      <w:bookmarkEnd w:id="1"/>
      <w:bookmarkEnd w:id="2"/>
      <w:bookmarkEnd w:id="3"/>
      <w:r>
        <w:rPr>
          <w:rFonts w:hint="eastAsia" w:ascii="宋体" w:hAnsi="宋体" w:eastAsia="宋体"/>
          <w:szCs w:val="21"/>
        </w:rPr>
        <w:t>；</w:t>
      </w:r>
      <w:bookmarkEnd w:id="0"/>
      <w:r>
        <w:rPr>
          <w:rFonts w:hint="eastAsia" w:ascii="宋体" w:hAnsi="宋体" w:eastAsia="宋体"/>
          <w:szCs w:val="21"/>
        </w:rPr>
        <w:t>2</w:t>
      </w:r>
      <w:r>
        <w:rPr>
          <w:rFonts w:ascii="宋体" w:hAnsi="宋体" w:eastAsia="宋体"/>
          <w:szCs w:val="21"/>
        </w:rPr>
        <w:t>.</w:t>
      </w:r>
      <w:r>
        <w:rPr>
          <w:rFonts w:hint="eastAsia" w:ascii="宋体" w:hAnsi="宋体" w:eastAsia="宋体"/>
        </w:rPr>
        <w:t>机床与液压杂志社</w:t>
      </w:r>
      <w:r>
        <w:rPr>
          <w:rFonts w:hint="eastAsia" w:ascii="宋体" w:hAnsi="宋体" w:eastAsia="宋体"/>
          <w:szCs w:val="21"/>
        </w:rPr>
        <w:t>，广东广州510700</w:t>
      </w:r>
      <w:r>
        <w:rPr>
          <w:rFonts w:ascii="宋体" w:hAnsi="宋体" w:eastAsia="宋体"/>
          <w:szCs w:val="21"/>
        </w:rPr>
        <w:t>；</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洪XX的单位 院系或部门，省</w:t>
      </w:r>
      <w:r>
        <w:rPr>
          <w:rFonts w:ascii="宋体" w:hAnsi="宋体" w:eastAsia="宋体"/>
          <w:szCs w:val="21"/>
        </w:rPr>
        <w:t>市</w:t>
      </w:r>
      <w:r>
        <w:rPr>
          <w:rFonts w:hint="eastAsia" w:ascii="宋体" w:hAnsi="宋体" w:eastAsia="宋体"/>
          <w:szCs w:val="21"/>
        </w:rPr>
        <w:t xml:space="preserve"> </w:t>
      </w:r>
      <w:r>
        <w:rPr>
          <w:rFonts w:ascii="宋体" w:hAnsi="宋体" w:eastAsia="宋体"/>
          <w:szCs w:val="21"/>
        </w:rPr>
        <w:t>邮编</w:t>
      </w:r>
      <w:r>
        <w:rPr>
          <w:rFonts w:hint="eastAsia" w:ascii="宋体" w:hAnsi="宋体" w:eastAsia="宋体"/>
          <w:szCs w:val="21"/>
        </w:rPr>
        <w:t>）</w:t>
      </w:r>
      <w:r>
        <w:rPr>
          <w:rFonts w:hint="eastAsia" w:ascii="宋体" w:hAnsi="宋体" w:eastAsia="宋体"/>
          <w:color w:val="0000FF"/>
          <w:szCs w:val="21"/>
        </w:rPr>
        <w:t>【五号宋体，居中】</w:t>
      </w:r>
    </w:p>
    <w:p>
      <w:pPr>
        <w:spacing w:line="276" w:lineRule="auto"/>
        <w:ind w:firstLine="420" w:firstLineChars="200"/>
        <w:jc w:val="left"/>
        <w:rPr>
          <w:rFonts w:hint="eastAsia" w:ascii="FZSSK--GBK1-0" w:hAnsi="FZSSK--GBK1-0" w:eastAsia="宋体" w:cs="宋体"/>
          <w:color w:val="000000"/>
          <w:kern w:val="0"/>
          <w:szCs w:val="21"/>
        </w:rPr>
      </w:pPr>
      <w:r>
        <w:rPr>
          <w:rFonts w:hint="eastAsia" w:ascii="黑体" w:hAnsi="黑体" w:eastAsia="黑体"/>
          <w:szCs w:val="21"/>
        </w:rPr>
        <w:t>摘要：</w:t>
      </w:r>
      <w:bookmarkStart w:id="4" w:name="_Hlk523904409"/>
      <w:r>
        <w:rPr>
          <w:rFonts w:hint="eastAsia" w:ascii="黑体" w:hAnsi="黑体" w:eastAsia="黑体"/>
          <w:color w:val="0000FF"/>
          <w:szCs w:val="21"/>
        </w:rPr>
        <w:t>【五号黑体】</w:t>
      </w:r>
      <w:bookmarkEnd w:id="4"/>
      <w:r>
        <w:rPr>
          <w:rFonts w:ascii="FZSSK--GBK1-0" w:hAnsi="FZSSK--GBK1-0" w:eastAsia="宋体" w:cs="宋体"/>
          <w:color w:val="000000"/>
          <w:kern w:val="0"/>
          <w:szCs w:val="21"/>
        </w:rPr>
        <w:t>论文摘要是以提供文献内容梗概为目的，不加评论和补充解释，简明确切地论述文献重要内容的短文。它是作者站在客观立场上对自己论文全部内容摘出要点，并作为独立短文置于原文标题及作者姓名之后，关键词、正文之前。 摘要的编写应注意以下几个方面的问题</w:t>
      </w:r>
      <w:r>
        <w:rPr>
          <w:rFonts w:hint="eastAsia" w:ascii="FZSSK--GBK1-0" w:hAnsi="FZSSK--GBK1-0" w:eastAsia="宋体" w:cs="宋体"/>
          <w:color w:val="000000"/>
          <w:kern w:val="0"/>
          <w:szCs w:val="21"/>
        </w:rPr>
        <w:t>：</w:t>
      </w:r>
      <w:r>
        <w:rPr>
          <w:rFonts w:ascii="FZSSK--GBK1-0" w:hAnsi="FZSSK--GBK1-0" w:eastAsia="宋体" w:cs="宋体"/>
          <w:color w:val="000000"/>
          <w:kern w:val="0"/>
          <w:szCs w:val="21"/>
        </w:rPr>
        <w:t xml:space="preserve"> </w:t>
      </w:r>
    </w:p>
    <w:p>
      <w:pPr>
        <w:widowControl/>
        <w:spacing w:line="288" w:lineRule="auto"/>
        <w:ind w:firstLine="420" w:firstLineChars="200"/>
        <w:jc w:val="left"/>
        <w:rPr>
          <w:rFonts w:hint="eastAsia" w:ascii="FZSSK--GBK1-0" w:hAnsi="FZSSK--GBK1-0" w:eastAsia="宋体" w:cs="宋体"/>
          <w:color w:val="000000"/>
          <w:kern w:val="0"/>
          <w:szCs w:val="21"/>
        </w:rPr>
      </w:pPr>
      <w:r>
        <w:rPr>
          <w:rFonts w:hint="eastAsia" w:ascii="FZSSK--GBK1-0" w:hAnsi="FZSSK--GBK1-0" w:eastAsia="宋体" w:cs="宋体"/>
          <w:color w:val="000000"/>
          <w:kern w:val="0"/>
          <w:szCs w:val="21"/>
        </w:rPr>
        <w:t>（</w:t>
      </w:r>
      <w:r>
        <w:rPr>
          <w:rFonts w:ascii="FZSSK--GBK1-0" w:hAnsi="FZSSK--GBK1-0" w:eastAsia="宋体" w:cs="宋体"/>
          <w:color w:val="000000"/>
          <w:kern w:val="0"/>
          <w:szCs w:val="21"/>
        </w:rPr>
        <w:t>１</w:t>
      </w:r>
      <w:r>
        <w:rPr>
          <w:rFonts w:hint="eastAsia" w:ascii="FZSSK--GBK1-0" w:hAnsi="FZSSK--GBK1-0" w:eastAsia="宋体" w:cs="宋体"/>
          <w:color w:val="000000"/>
          <w:kern w:val="0"/>
          <w:szCs w:val="21"/>
        </w:rPr>
        <w:t>）</w:t>
      </w:r>
      <w:r>
        <w:rPr>
          <w:rFonts w:ascii="FZSSK--GBK1-0" w:hAnsi="FZSSK--GBK1-0" w:eastAsia="宋体" w:cs="宋体"/>
          <w:color w:val="000000"/>
          <w:kern w:val="0"/>
          <w:szCs w:val="21"/>
        </w:rPr>
        <w:t xml:space="preserve"> </w:t>
      </w:r>
      <w:r>
        <w:rPr>
          <w:rFonts w:hint="eastAsia" w:ascii="FZSSK--GBK1-0" w:hAnsi="FZSSK--GBK1-0" w:eastAsia="宋体" w:cs="宋体"/>
          <w:color w:val="000000"/>
          <w:kern w:val="0"/>
          <w:szCs w:val="21"/>
        </w:rPr>
        <w:t>《机床与液压》</w:t>
      </w:r>
      <w:r>
        <w:rPr>
          <w:rFonts w:ascii="FZSSK--GBK1-0" w:hAnsi="FZSSK--GBK1-0" w:eastAsia="宋体" w:cs="宋体"/>
          <w:color w:val="000000"/>
          <w:kern w:val="0"/>
          <w:szCs w:val="21"/>
        </w:rPr>
        <w:t>摘要一般在</w:t>
      </w:r>
      <w:r>
        <w:rPr>
          <w:rFonts w:hint="eastAsia" w:ascii="Times New Roman" w:hAnsi="Times New Roman" w:eastAsia="宋体" w:cs="Times New Roman"/>
          <w:color w:val="000000"/>
          <w:kern w:val="0"/>
          <w:szCs w:val="21"/>
        </w:rPr>
        <w:t>200~400</w:t>
      </w:r>
      <w:r>
        <w:rPr>
          <w:rFonts w:ascii="FZSSK--GBK1-0" w:hAnsi="FZSSK--GBK1-0" w:eastAsia="宋体" w:cs="宋体"/>
          <w:color w:val="000000"/>
          <w:kern w:val="0"/>
          <w:szCs w:val="21"/>
        </w:rPr>
        <w:t>字之间。摘要无须对论文作出解释和说明，更不要作</w:t>
      </w:r>
      <w:r>
        <w:rPr>
          <w:rFonts w:hint="eastAsia" w:ascii="FZSSK--GBK1-0" w:hAnsi="FZSSK--GBK1-0" w:eastAsia="宋体" w:cs="宋体"/>
          <w:color w:val="000000"/>
          <w:kern w:val="0"/>
          <w:szCs w:val="21"/>
        </w:rPr>
        <w:t>自我</w:t>
      </w:r>
      <w:r>
        <w:rPr>
          <w:rFonts w:ascii="FZSSK--GBK1-0" w:hAnsi="FZSSK--GBK1-0" w:eastAsia="宋体" w:cs="宋体"/>
          <w:color w:val="000000"/>
          <w:kern w:val="0"/>
          <w:szCs w:val="21"/>
        </w:rPr>
        <w:t>评价。一份独立、完整的摘要内容大体包括：</w:t>
      </w:r>
      <w:r>
        <w:rPr>
          <w:rFonts w:hint="eastAsia" w:ascii="FZSSK--GBK1-0" w:hAnsi="FZSSK--GBK1-0" w:eastAsia="宋体" w:cs="宋体"/>
          <w:color w:val="000000"/>
          <w:kern w:val="0"/>
          <w:szCs w:val="21"/>
        </w:rPr>
        <w:t>目的（研究工作的前提、目的、任务、主题范围）、方法（所用的原理、理论、技术、材料、方法、工艺、设备、算法、工序等）、结果（观测、试验的结果和数据等）、结论（结果的分析、比较、评价和应用，提出的问题、观点、理论等）。</w:t>
      </w:r>
    </w:p>
    <w:p>
      <w:pPr>
        <w:widowControl/>
        <w:spacing w:line="288" w:lineRule="auto"/>
        <w:ind w:firstLine="420" w:firstLineChars="200"/>
        <w:jc w:val="left"/>
        <w:rPr>
          <w:rFonts w:hint="eastAsia" w:ascii="FZSSK--GBK1-0" w:hAnsi="FZSSK--GBK1-0" w:eastAsia="宋体" w:cs="宋体"/>
          <w:color w:val="000000"/>
          <w:kern w:val="0"/>
          <w:szCs w:val="21"/>
        </w:rPr>
      </w:pPr>
      <w:r>
        <w:rPr>
          <w:rFonts w:hint="eastAsia" w:ascii="FZSSK--GBK1-0" w:hAnsi="FZSSK--GBK1-0" w:eastAsia="宋体" w:cs="宋体"/>
          <w:color w:val="000000"/>
          <w:kern w:val="0"/>
          <w:szCs w:val="21"/>
        </w:rPr>
        <w:t>（</w:t>
      </w:r>
      <w:r>
        <w:rPr>
          <w:rFonts w:ascii="FZSSK--GBK1-0" w:hAnsi="FZSSK--GBK1-0" w:eastAsia="宋体" w:cs="宋体"/>
          <w:color w:val="000000"/>
          <w:kern w:val="0"/>
          <w:szCs w:val="21"/>
        </w:rPr>
        <w:t>２</w:t>
      </w:r>
      <w:r>
        <w:rPr>
          <w:rFonts w:hint="eastAsia" w:ascii="FZSSK--GBK1-0" w:hAnsi="FZSSK--GBK1-0" w:eastAsia="宋体" w:cs="宋体"/>
          <w:color w:val="000000"/>
          <w:kern w:val="0"/>
          <w:szCs w:val="21"/>
        </w:rPr>
        <w:t>）</w:t>
      </w:r>
      <w:r>
        <w:rPr>
          <w:rFonts w:ascii="FZSSK--GBK1-0" w:hAnsi="FZSSK--GBK1-0" w:eastAsia="宋体" w:cs="宋体"/>
          <w:color w:val="000000"/>
          <w:kern w:val="0"/>
          <w:szCs w:val="21"/>
        </w:rPr>
        <w:t xml:space="preserve"> 摘要应具有独立性和自含性。编写摘要要开门见山，着重反映论文的新内容和作者要特别强调的观点；要排除在本学科领域里已成为常识的内容，不要过多介绍前人或他人的研究成果和结论，背景材料也要尽量少介绍。编写摘要时不要简单重复题名中已有的信</w:t>
      </w:r>
      <w:bookmarkStart w:id="45" w:name="_GoBack"/>
      <w:bookmarkEnd w:id="45"/>
      <w:r>
        <w:rPr>
          <w:rFonts w:ascii="FZSSK--GBK1-0" w:hAnsi="FZSSK--GBK1-0" w:eastAsia="宋体" w:cs="宋体"/>
          <w:color w:val="000000"/>
          <w:kern w:val="0"/>
          <w:szCs w:val="21"/>
        </w:rPr>
        <w:t xml:space="preserve">息或者简单罗列文章中的观点，切忌将正文的引言部分和总结部分作为摘要。 </w:t>
      </w:r>
    </w:p>
    <w:p>
      <w:pPr>
        <w:widowControl/>
        <w:spacing w:line="288" w:lineRule="auto"/>
        <w:ind w:firstLine="420" w:firstLineChars="200"/>
        <w:jc w:val="left"/>
        <w:rPr>
          <w:rFonts w:hint="eastAsia" w:ascii="FZSSK--GBK1-0" w:hAnsi="FZSSK--GBK1-0" w:eastAsia="宋体" w:cs="宋体"/>
          <w:color w:val="000000"/>
          <w:kern w:val="0"/>
          <w:szCs w:val="21"/>
        </w:rPr>
      </w:pPr>
      <w:r>
        <w:rPr>
          <w:rFonts w:hint="eastAsia" w:ascii="FZSSK--GBK1-0" w:hAnsi="FZSSK--GBK1-0" w:eastAsia="宋体" w:cs="宋体"/>
          <w:color w:val="000000"/>
          <w:kern w:val="0"/>
          <w:szCs w:val="21"/>
        </w:rPr>
        <w:t>（</w:t>
      </w:r>
      <w:r>
        <w:rPr>
          <w:rFonts w:ascii="FZSSK--GBK1-0" w:hAnsi="FZSSK--GBK1-0" w:eastAsia="宋体" w:cs="宋体"/>
          <w:color w:val="000000"/>
          <w:kern w:val="0"/>
          <w:szCs w:val="21"/>
        </w:rPr>
        <w:t>３</w:t>
      </w:r>
      <w:r>
        <w:rPr>
          <w:rFonts w:hint="eastAsia" w:ascii="FZSSK--GBK1-0" w:hAnsi="FZSSK--GBK1-0" w:eastAsia="宋体" w:cs="宋体"/>
          <w:color w:val="000000"/>
          <w:kern w:val="0"/>
          <w:szCs w:val="21"/>
        </w:rPr>
        <w:t>）</w:t>
      </w:r>
      <w:r>
        <w:rPr>
          <w:rFonts w:ascii="FZSSK--GBK1-0" w:hAnsi="FZSSK--GBK1-0" w:eastAsia="宋体" w:cs="宋体"/>
          <w:color w:val="000000"/>
          <w:kern w:val="0"/>
          <w:szCs w:val="21"/>
        </w:rPr>
        <w:t>学术论文的摘要要用第三人称编写，有利于摘要的客观性和对论文的检索。 应采用</w:t>
      </w:r>
      <w:r>
        <w:rPr>
          <w:rFonts w:hint="eastAsia" w:ascii="FZSSK--GBK1-0" w:hAnsi="FZSSK--GBK1-0" w:eastAsia="宋体" w:cs="宋体"/>
          <w:color w:val="000000"/>
          <w:kern w:val="0"/>
          <w:szCs w:val="21"/>
        </w:rPr>
        <w:t>“</w:t>
      </w:r>
      <w:r>
        <w:rPr>
          <w:rFonts w:ascii="FZSSK--GBK1-0" w:hAnsi="FZSSK--GBK1-0" w:eastAsia="宋体" w:cs="宋体"/>
          <w:color w:val="000000"/>
          <w:kern w:val="0"/>
          <w:szCs w:val="21"/>
        </w:rPr>
        <w:t>对……进行研究（探讨……）</w:t>
      </w:r>
      <w:r>
        <w:rPr>
          <w:rFonts w:hint="eastAsia" w:ascii="FZSSK--GBK1-0" w:hAnsi="FZSSK--GBK1-0" w:eastAsia="宋体" w:cs="宋体"/>
          <w:color w:val="000000"/>
          <w:kern w:val="0"/>
          <w:szCs w:val="21"/>
        </w:rPr>
        <w:t xml:space="preserve"> ”、“</w:t>
      </w:r>
      <w:r>
        <w:rPr>
          <w:rFonts w:ascii="FZSSK--GBK1-0" w:hAnsi="FZSSK--GBK1-0" w:eastAsia="宋体" w:cs="宋体"/>
          <w:color w:val="000000"/>
          <w:kern w:val="0"/>
          <w:szCs w:val="21"/>
        </w:rPr>
        <w:t>进行……分析（计算、调查……）</w:t>
      </w:r>
      <w:r>
        <w:rPr>
          <w:rFonts w:hint="eastAsia" w:ascii="FZSSK--GBK1-0" w:hAnsi="FZSSK--GBK1-0" w:eastAsia="宋体" w:cs="宋体"/>
          <w:color w:val="000000"/>
          <w:kern w:val="0"/>
          <w:szCs w:val="21"/>
        </w:rPr>
        <w:t>”、“</w:t>
      </w:r>
      <w:r>
        <w:rPr>
          <w:rFonts w:ascii="FZSSK--GBK1-0" w:hAnsi="FZSSK--GBK1-0" w:eastAsia="宋体" w:cs="宋体"/>
          <w:color w:val="000000"/>
          <w:kern w:val="0"/>
          <w:szCs w:val="21"/>
        </w:rPr>
        <w:t>提出……</w:t>
      </w:r>
      <w:r>
        <w:rPr>
          <w:rFonts w:hint="eastAsia" w:ascii="FZSSK--GBK1-0" w:hAnsi="FZSSK--GBK1-0" w:eastAsia="宋体" w:cs="宋体"/>
          <w:color w:val="000000"/>
          <w:kern w:val="0"/>
          <w:szCs w:val="21"/>
        </w:rPr>
        <w:t>”</w:t>
      </w:r>
      <w:r>
        <w:rPr>
          <w:rFonts w:ascii="FZSSK--GBK1-0" w:hAnsi="FZSSK--GBK1-0" w:eastAsia="宋体" w:cs="宋体"/>
          <w:color w:val="000000"/>
          <w:kern w:val="0"/>
          <w:szCs w:val="21"/>
        </w:rPr>
        <w:t>等记述方法，不要使用</w:t>
      </w:r>
      <w:r>
        <w:rPr>
          <w:rFonts w:hint="eastAsia" w:ascii="FZSSK--GBK1-0" w:hAnsi="FZSSK--GBK1-0" w:eastAsia="宋体" w:cs="宋体"/>
          <w:color w:val="000000"/>
          <w:kern w:val="0"/>
          <w:szCs w:val="21"/>
        </w:rPr>
        <w:t>“</w:t>
      </w:r>
      <w:r>
        <w:rPr>
          <w:rFonts w:ascii="FZSSK--GBK1-0" w:hAnsi="FZSSK--GBK1-0" w:eastAsia="宋体" w:cs="宋体"/>
          <w:color w:val="000000"/>
          <w:kern w:val="0"/>
          <w:szCs w:val="21"/>
        </w:rPr>
        <w:t>本文</w:t>
      </w:r>
      <w:r>
        <w:rPr>
          <w:rFonts w:hint="eastAsia" w:ascii="FZSSK--GBK1-0" w:hAnsi="FZSSK--GBK1-0" w:eastAsia="宋体" w:cs="宋体"/>
          <w:color w:val="000000"/>
          <w:kern w:val="0"/>
          <w:szCs w:val="21"/>
        </w:rPr>
        <w:t>”、“</w:t>
      </w:r>
      <w:r>
        <w:rPr>
          <w:rFonts w:ascii="FZSSK--GBK1-0" w:hAnsi="FZSSK--GBK1-0" w:eastAsia="宋体" w:cs="宋体"/>
          <w:color w:val="000000"/>
          <w:kern w:val="0"/>
          <w:szCs w:val="21"/>
        </w:rPr>
        <w:t>本研究</w:t>
      </w:r>
      <w:r>
        <w:rPr>
          <w:rFonts w:hint="eastAsia" w:ascii="FZSSK--GBK1-0" w:hAnsi="FZSSK--GBK1-0" w:eastAsia="宋体" w:cs="宋体"/>
          <w:color w:val="000000"/>
          <w:kern w:val="0"/>
          <w:szCs w:val="21"/>
        </w:rPr>
        <w:t>”、“</w:t>
      </w:r>
      <w:r>
        <w:rPr>
          <w:rFonts w:ascii="FZSSK--GBK1-0" w:hAnsi="FZSSK--GBK1-0" w:eastAsia="宋体" w:cs="宋体"/>
          <w:color w:val="000000"/>
          <w:kern w:val="0"/>
          <w:szCs w:val="21"/>
        </w:rPr>
        <w:t>本实验</w:t>
      </w:r>
      <w:r>
        <w:rPr>
          <w:rFonts w:hint="eastAsia" w:ascii="FZSSK--GBK1-0" w:hAnsi="FZSSK--GBK1-0" w:eastAsia="宋体" w:cs="宋体"/>
          <w:color w:val="000000"/>
          <w:kern w:val="0"/>
          <w:szCs w:val="21"/>
        </w:rPr>
        <w:t>”、“</w:t>
      </w:r>
      <w:r>
        <w:rPr>
          <w:rFonts w:ascii="FZSSK--GBK1-0" w:hAnsi="FZSSK--GBK1-0" w:eastAsia="宋体" w:cs="宋体"/>
          <w:color w:val="000000"/>
          <w:kern w:val="0"/>
          <w:szCs w:val="21"/>
        </w:rPr>
        <w:t>作者</w:t>
      </w:r>
      <w:r>
        <w:rPr>
          <w:rFonts w:hint="eastAsia" w:ascii="FZSSK--GBK1-0" w:hAnsi="FZSSK--GBK1-0" w:eastAsia="宋体" w:cs="宋体"/>
          <w:color w:val="000000"/>
          <w:kern w:val="0"/>
          <w:szCs w:val="21"/>
        </w:rPr>
        <w:t>”、“</w:t>
      </w:r>
      <w:r>
        <w:rPr>
          <w:rFonts w:ascii="FZSSK--GBK1-0" w:hAnsi="FZSSK--GBK1-0" w:eastAsia="宋体" w:cs="宋体"/>
          <w:color w:val="000000"/>
          <w:kern w:val="0"/>
          <w:szCs w:val="21"/>
        </w:rPr>
        <w:t>笔者</w:t>
      </w:r>
      <w:r>
        <w:rPr>
          <w:rFonts w:hint="eastAsia" w:ascii="FZSSK--GBK1-0" w:hAnsi="FZSSK--GBK1-0" w:eastAsia="宋体" w:cs="宋体"/>
          <w:color w:val="000000"/>
          <w:kern w:val="0"/>
          <w:szCs w:val="21"/>
        </w:rPr>
        <w:t>”、“</w:t>
      </w:r>
      <w:r>
        <w:rPr>
          <w:rFonts w:ascii="FZSSK--GBK1-0" w:hAnsi="FZSSK--GBK1-0" w:eastAsia="宋体" w:cs="宋体"/>
          <w:color w:val="000000"/>
          <w:kern w:val="0"/>
          <w:szCs w:val="21"/>
        </w:rPr>
        <w:t>文章</w:t>
      </w:r>
      <w:r>
        <w:rPr>
          <w:rFonts w:hint="eastAsia" w:ascii="FZSSK--GBK1-0" w:hAnsi="FZSSK--GBK1-0" w:eastAsia="宋体" w:cs="宋体"/>
          <w:color w:val="000000"/>
          <w:kern w:val="0"/>
          <w:szCs w:val="21"/>
        </w:rPr>
        <w:t>”</w:t>
      </w:r>
      <w:r>
        <w:rPr>
          <w:rFonts w:ascii="FZSSK--GBK1-0" w:hAnsi="FZSSK--GBK1-0" w:eastAsia="宋体" w:cs="宋体"/>
          <w:color w:val="000000"/>
          <w:kern w:val="0"/>
          <w:szCs w:val="21"/>
        </w:rPr>
        <w:t>等作主语，不应在行文中出现</w:t>
      </w:r>
      <w:r>
        <w:rPr>
          <w:rFonts w:hint="eastAsia" w:ascii="FZSSK--GBK1-0" w:hAnsi="FZSSK--GBK1-0" w:eastAsia="宋体" w:cs="宋体"/>
          <w:color w:val="000000"/>
          <w:kern w:val="0"/>
          <w:szCs w:val="21"/>
        </w:rPr>
        <w:t>“</w:t>
      </w:r>
      <w:r>
        <w:rPr>
          <w:rFonts w:ascii="FZSSK--GBK1-0" w:hAnsi="FZSSK--GBK1-0" w:eastAsia="宋体" w:cs="宋体"/>
          <w:color w:val="000000"/>
          <w:kern w:val="0"/>
          <w:szCs w:val="21"/>
        </w:rPr>
        <w:t>我或我们</w:t>
      </w:r>
      <w:r>
        <w:rPr>
          <w:rFonts w:hint="eastAsia" w:ascii="FZSSK--GBK1-0" w:hAnsi="FZSSK--GBK1-0" w:eastAsia="宋体" w:cs="宋体"/>
          <w:color w:val="000000"/>
          <w:kern w:val="0"/>
          <w:szCs w:val="21"/>
        </w:rPr>
        <w:t>”</w:t>
      </w:r>
      <w:r>
        <w:rPr>
          <w:rFonts w:ascii="FZSSK--GBK1-0" w:hAnsi="FZSSK--GBK1-0" w:eastAsia="宋体" w:cs="宋体"/>
          <w:color w:val="000000"/>
          <w:kern w:val="0"/>
          <w:szCs w:val="21"/>
        </w:rPr>
        <w:t>、</w:t>
      </w:r>
      <w:r>
        <w:rPr>
          <w:rFonts w:hint="eastAsia" w:ascii="FZSSK--GBK1-0" w:hAnsi="FZSSK--GBK1-0" w:eastAsia="宋体" w:cs="宋体"/>
          <w:color w:val="000000"/>
          <w:kern w:val="0"/>
          <w:szCs w:val="21"/>
        </w:rPr>
        <w:t>“</w:t>
      </w:r>
      <w:r>
        <w:rPr>
          <w:rFonts w:ascii="FZSSK--GBK1-0" w:hAnsi="FZSSK--GBK1-0" w:eastAsia="宋体" w:cs="宋体"/>
          <w:color w:val="000000"/>
          <w:kern w:val="0"/>
          <w:szCs w:val="21"/>
        </w:rPr>
        <w:t>我们得出……</w:t>
      </w:r>
      <w:r>
        <w:rPr>
          <w:rFonts w:hint="eastAsia" w:ascii="FZSSK--GBK1-0" w:hAnsi="FZSSK--GBK1-0" w:eastAsia="宋体" w:cs="宋体"/>
          <w:color w:val="000000"/>
          <w:kern w:val="0"/>
          <w:szCs w:val="21"/>
        </w:rPr>
        <w:t>”</w:t>
      </w:r>
      <w:r>
        <w:rPr>
          <w:rFonts w:ascii="FZSSK--GBK1-0" w:hAnsi="FZSSK--GBK1-0" w:eastAsia="宋体" w:cs="宋体"/>
          <w:color w:val="000000"/>
          <w:kern w:val="0"/>
          <w:szCs w:val="21"/>
        </w:rPr>
        <w:t xml:space="preserve">等词语。 编写摘要时要采用肯定为主的陈述句，不要使用问句、感叹句等，不要使用可能、大概等词语。 </w:t>
      </w:r>
    </w:p>
    <w:p>
      <w:pPr>
        <w:widowControl/>
        <w:spacing w:line="288" w:lineRule="auto"/>
        <w:ind w:firstLine="420" w:firstLineChars="200"/>
        <w:jc w:val="left"/>
        <w:rPr>
          <w:rFonts w:ascii="华文楷体" w:hAnsi="华文楷体" w:eastAsia="华文楷体" w:cs="华文楷体"/>
          <w:color w:val="0000FF"/>
          <w:szCs w:val="21"/>
        </w:rPr>
      </w:pPr>
      <w:r>
        <w:rPr>
          <w:rFonts w:hint="eastAsia" w:ascii="FZSSK--GBK1-0" w:hAnsi="FZSSK--GBK1-0" w:eastAsia="宋体" w:cs="宋体"/>
          <w:color w:val="000000"/>
          <w:kern w:val="0"/>
          <w:szCs w:val="21"/>
        </w:rPr>
        <w:t>（</w:t>
      </w:r>
      <w:r>
        <w:rPr>
          <w:rFonts w:ascii="FZSSK--GBK1-0" w:hAnsi="FZSSK--GBK1-0" w:eastAsia="宋体" w:cs="宋体"/>
          <w:color w:val="000000"/>
          <w:kern w:val="0"/>
          <w:szCs w:val="21"/>
        </w:rPr>
        <w:t>４</w:t>
      </w:r>
      <w:r>
        <w:rPr>
          <w:rFonts w:hint="eastAsia" w:ascii="FZSSK--GBK1-0" w:hAnsi="FZSSK--GBK1-0" w:eastAsia="宋体" w:cs="宋体"/>
          <w:color w:val="000000"/>
          <w:kern w:val="0"/>
          <w:szCs w:val="21"/>
        </w:rPr>
        <w:t>）</w:t>
      </w:r>
      <w:r>
        <w:rPr>
          <w:rFonts w:ascii="FZSSK--GBK1-0" w:hAnsi="FZSSK--GBK1-0" w:eastAsia="宋体" w:cs="宋体"/>
          <w:color w:val="000000"/>
          <w:kern w:val="0"/>
          <w:szCs w:val="21"/>
        </w:rPr>
        <w:t>编写摘要要采用规范化的名词术语，不用非公知公用的符号及名词术语，不使用图、表或化学结构式，以及相邻专业的读者尚难于清楚理解的缩略语、简称、代号（如有必要，在摘要中首次出现时必须加以说明），不得使用文章中列出的章节号、图表号、公式号及参考文献号。要求使用法定计量单位以及正确书写规范汉字和标点符号。众所周知的国家、机构、专用术语尽可能用简称或缩写。</w:t>
      </w:r>
      <w:r>
        <w:rPr>
          <w:rFonts w:hint="eastAsia" w:ascii="宋体" w:hAnsi="宋体" w:eastAsia="宋体" w:cs="华文楷体"/>
          <w:color w:val="0000FF"/>
          <w:szCs w:val="21"/>
        </w:rPr>
        <w:t>【五号宋体】</w:t>
      </w:r>
    </w:p>
    <w:p>
      <w:pPr>
        <w:spacing w:line="276" w:lineRule="auto"/>
        <w:ind w:firstLine="420" w:firstLineChars="200"/>
        <w:jc w:val="left"/>
        <w:rPr>
          <w:rFonts w:ascii="华文楷体" w:hAnsi="华文楷体" w:eastAsia="华文楷体" w:cs="华文楷体"/>
          <w:color w:val="0000FF"/>
          <w:szCs w:val="21"/>
        </w:rPr>
      </w:pPr>
      <w:r>
        <w:rPr>
          <w:rFonts w:hint="eastAsia" w:ascii="黑体" w:hAnsi="黑体" w:eastAsia="黑体"/>
          <w:szCs w:val="21"/>
        </w:rPr>
        <w:t>关键词：</w:t>
      </w:r>
      <w:r>
        <w:rPr>
          <w:rFonts w:hint="eastAsia" w:ascii="黑体" w:hAnsi="黑体" w:eastAsia="黑体"/>
          <w:color w:val="0000FF"/>
          <w:szCs w:val="21"/>
        </w:rPr>
        <w:t>【五号黑体】</w:t>
      </w:r>
      <w:r>
        <w:rPr>
          <w:rFonts w:hint="eastAsia" w:ascii="宋体" w:hAnsi="宋体" w:eastAsia="宋体" w:cs="华文楷体"/>
          <w:szCs w:val="21"/>
        </w:rPr>
        <w:t>机床与液压；核心期刊；全文收录；影响因子；关键词</w:t>
      </w:r>
      <w:r>
        <w:rPr>
          <w:rFonts w:hint="eastAsia" w:ascii="华文楷体" w:hAnsi="华文楷体" w:eastAsia="华文楷体" w:cs="华文楷体"/>
          <w:color w:val="0000FF"/>
          <w:szCs w:val="21"/>
        </w:rPr>
        <w:t>【</w:t>
      </w:r>
      <w:r>
        <w:rPr>
          <w:rFonts w:hint="eastAsia" w:ascii="宋体" w:hAnsi="宋体" w:eastAsia="宋体" w:cs="华文楷体"/>
          <w:color w:val="0000FF"/>
          <w:szCs w:val="21"/>
        </w:rPr>
        <w:t>五号宋体，3～5个词组，尽量采用《汉语主题词表（工程技术卷）》中的主题词</w:t>
      </w:r>
      <w:r>
        <w:rPr>
          <w:rFonts w:hint="eastAsia" w:ascii="华文楷体" w:hAnsi="华文楷体" w:eastAsia="华文楷体" w:cs="华文楷体"/>
          <w:color w:val="0000FF"/>
          <w:szCs w:val="21"/>
        </w:rPr>
        <w:t>】</w:t>
      </w:r>
    </w:p>
    <w:p>
      <w:pPr>
        <w:spacing w:line="276" w:lineRule="auto"/>
        <w:ind w:firstLine="360" w:firstLineChars="200"/>
        <w:jc w:val="left"/>
        <w:rPr>
          <w:rFonts w:hint="eastAsia" w:ascii="黑体" w:hAnsi="黑体" w:eastAsia="黑体"/>
          <w:color w:val="0000FF"/>
          <w:szCs w:val="21"/>
        </w:rPr>
      </w:pPr>
      <w:r>
        <w:rPr>
          <w:b/>
          <w:sz w:val="18"/>
          <w:szCs w:val="18"/>
        </w:rPr>
        <w:t>中图分类号:</w:t>
      </w:r>
      <w:r>
        <w:rPr>
          <w:rFonts w:hint="eastAsia" w:ascii="黑体" w:hAnsi="黑体" w:eastAsia="黑体"/>
          <w:color w:val="0000FF"/>
          <w:szCs w:val="21"/>
        </w:rPr>
        <w:t>请自己查对填写</w:t>
      </w:r>
    </w:p>
    <w:p>
      <w:pPr>
        <w:spacing w:line="276" w:lineRule="auto"/>
        <w:ind w:firstLine="420" w:firstLineChars="200"/>
        <w:jc w:val="left"/>
        <w:rPr>
          <w:rFonts w:hint="eastAsia" w:ascii="黑体" w:hAnsi="黑体" w:eastAsia="黑体"/>
          <w:color w:val="0000FF"/>
          <w:szCs w:val="21"/>
        </w:rPr>
      </w:pPr>
    </w:p>
    <w:p>
      <w:pPr>
        <w:spacing w:line="276" w:lineRule="auto"/>
        <w:jc w:val="center"/>
        <w:rPr>
          <w:rFonts w:ascii="Times New Roman" w:hAnsi="Times New Roman" w:eastAsia="Arial Unicode MS" w:cs="Times New Roman"/>
          <w:sz w:val="32"/>
          <w:szCs w:val="32"/>
        </w:rPr>
      </w:pPr>
      <w:r>
        <w:rPr>
          <w:rFonts w:ascii="Times New Roman" w:hAnsi="Times New Roman" w:eastAsia="Arial Unicode MS" w:cs="Times New Roman"/>
          <w:b/>
          <w:sz w:val="32"/>
          <w:szCs w:val="32"/>
        </w:rPr>
        <w:t>Pressure Vessel Technology</w:t>
      </w:r>
      <w:r>
        <w:rPr>
          <w:rFonts w:ascii="Times New Roman" w:hAnsi="Times New Roman" w:eastAsia="宋体" w:cs="Times New Roman"/>
          <w:b/>
          <w:color w:val="0000FF"/>
          <w:sz w:val="32"/>
          <w:szCs w:val="32"/>
        </w:rPr>
        <w:t>【</w:t>
      </w:r>
      <w:r>
        <w:rPr>
          <w:rFonts w:hint="eastAsia" w:ascii="Times New Roman" w:hAnsi="Times New Roman" w:eastAsia="宋体" w:cs="Times New Roman"/>
          <w:b/>
          <w:color w:val="0000FF"/>
          <w:sz w:val="32"/>
          <w:szCs w:val="32"/>
        </w:rPr>
        <w:t>三</w:t>
      </w:r>
      <w:r>
        <w:rPr>
          <w:rFonts w:ascii="Times New Roman" w:hAnsi="Times New Roman" w:eastAsia="宋体" w:cs="Times New Roman"/>
          <w:b/>
          <w:color w:val="0000FF"/>
          <w:sz w:val="32"/>
          <w:szCs w:val="32"/>
        </w:rPr>
        <w:t>号</w:t>
      </w:r>
      <w:r>
        <w:rPr>
          <w:rFonts w:hint="eastAsia" w:ascii="Times New Roman" w:hAnsi="Times New Roman" w:eastAsia="宋体" w:cs="Times New Roman"/>
          <w:b/>
          <w:color w:val="0000FF"/>
          <w:sz w:val="32"/>
          <w:szCs w:val="32"/>
        </w:rPr>
        <w:t>Times New Roman</w:t>
      </w:r>
      <w:r>
        <w:rPr>
          <w:rFonts w:ascii="Times New Roman" w:hAnsi="Times New Roman" w:eastAsia="宋体" w:cs="Times New Roman"/>
          <w:b/>
          <w:color w:val="0000FF"/>
          <w:sz w:val="32"/>
          <w:szCs w:val="32"/>
        </w:rPr>
        <w:t>，</w:t>
      </w:r>
      <w:r>
        <w:rPr>
          <w:rFonts w:hint="eastAsia" w:ascii="Times New Roman" w:hAnsi="Times New Roman" w:eastAsia="宋体" w:cs="Times New Roman"/>
          <w:b/>
          <w:color w:val="0000FF"/>
          <w:sz w:val="32"/>
          <w:szCs w:val="32"/>
        </w:rPr>
        <w:t>加粗，</w:t>
      </w:r>
      <w:r>
        <w:rPr>
          <w:rFonts w:ascii="Times New Roman" w:hAnsi="Times New Roman" w:eastAsia="宋体" w:cs="Times New Roman"/>
          <w:b/>
          <w:color w:val="0000FF"/>
          <w:sz w:val="32"/>
          <w:szCs w:val="32"/>
        </w:rPr>
        <w:t>居中】</w:t>
      </w:r>
    </w:p>
    <w:p>
      <w:pPr>
        <w:spacing w:line="276" w:lineRule="auto"/>
        <w:jc w:val="center"/>
        <w:rPr>
          <w:rFonts w:ascii="Times New Roman" w:hAnsi="Times New Roman" w:eastAsia="宋体" w:cs="Times New Roman"/>
          <w:bCs/>
          <w:color w:val="0000FF"/>
          <w:sz w:val="24"/>
          <w:szCs w:val="24"/>
        </w:rPr>
      </w:pPr>
      <w:r>
        <w:rPr>
          <w:rFonts w:hint="eastAsia" w:ascii="Times New Roman" w:hAnsi="Times New Roman" w:eastAsia="Arial Unicode MS" w:cs="Times New Roman"/>
          <w:bCs/>
          <w:sz w:val="24"/>
          <w:szCs w:val="24"/>
        </w:rPr>
        <w:t>LI Xiaoming</w:t>
      </w:r>
      <w:r>
        <w:rPr>
          <w:rFonts w:ascii="Times New Roman" w:hAnsi="Times New Roman" w:eastAsia="宋体" w:cs="Times New Roman"/>
          <w:bCs/>
          <w:sz w:val="24"/>
          <w:szCs w:val="24"/>
          <w:vertAlign w:val="superscript"/>
        </w:rPr>
        <w:t>1</w:t>
      </w:r>
      <w:r>
        <w:rPr>
          <w:rFonts w:ascii="Times New Roman" w:hAnsi="Times New Roman" w:eastAsia="宋体" w:cs="Times New Roman"/>
          <w:bCs/>
          <w:sz w:val="24"/>
          <w:szCs w:val="24"/>
        </w:rPr>
        <w:t xml:space="preserve">,ZHANG </w:t>
      </w:r>
      <w:r>
        <w:rPr>
          <w:rFonts w:hint="eastAsia" w:ascii="Times New Roman" w:hAnsi="Times New Roman" w:eastAsia="宋体" w:cs="Times New Roman"/>
          <w:bCs/>
          <w:sz w:val="24"/>
          <w:szCs w:val="24"/>
        </w:rPr>
        <w:t>Hong</w:t>
      </w:r>
      <w:r>
        <w:rPr>
          <w:rFonts w:ascii="Times New Roman" w:hAnsi="Times New Roman" w:eastAsia="宋体" w:cs="Times New Roman"/>
          <w:bCs/>
          <w:sz w:val="24"/>
          <w:szCs w:val="24"/>
          <w:vertAlign w:val="superscript"/>
        </w:rPr>
        <w:t>2</w:t>
      </w:r>
      <w:r>
        <w:rPr>
          <w:rFonts w:ascii="Times New Roman" w:hAnsi="Times New Roman" w:eastAsia="宋体" w:cs="Times New Roman"/>
          <w:bCs/>
          <w:sz w:val="24"/>
          <w:szCs w:val="24"/>
        </w:rPr>
        <w:t xml:space="preserve">,HONG </w:t>
      </w:r>
      <w:r>
        <w:rPr>
          <w:rFonts w:hint="eastAsia" w:ascii="Times New Roman" w:hAnsi="Times New Roman" w:eastAsia="宋体" w:cs="Times New Roman"/>
          <w:bCs/>
          <w:sz w:val="24"/>
          <w:szCs w:val="24"/>
        </w:rPr>
        <w:t>XX</w:t>
      </w:r>
      <w:r>
        <w:rPr>
          <w:rFonts w:ascii="Times New Roman" w:hAnsi="Times New Roman" w:eastAsia="宋体" w:cs="Times New Roman"/>
          <w:bCs/>
          <w:sz w:val="24"/>
          <w:szCs w:val="24"/>
          <w:vertAlign w:val="superscript"/>
        </w:rPr>
        <w:t>3</w:t>
      </w:r>
      <w:r>
        <w:rPr>
          <w:rFonts w:ascii="Times New Roman" w:hAnsi="Times New Roman" w:eastAsia="宋体" w:cs="Times New Roman"/>
          <w:bCs/>
          <w:sz w:val="24"/>
          <w:szCs w:val="24"/>
        </w:rPr>
        <w:t xml:space="preserve">,LIU </w:t>
      </w:r>
      <w:bookmarkStart w:id="5" w:name="_Hlk524968296"/>
      <w:r>
        <w:rPr>
          <w:rFonts w:hint="eastAsia" w:ascii="Times New Roman" w:hAnsi="Times New Roman" w:eastAsia="宋体" w:cs="Times New Roman"/>
          <w:bCs/>
          <w:sz w:val="24"/>
          <w:szCs w:val="24"/>
        </w:rPr>
        <w:t>XX</w:t>
      </w:r>
      <w:r>
        <w:rPr>
          <w:rFonts w:hint="eastAsia" w:ascii="Times New Roman" w:hAnsi="Times New Roman" w:eastAsia="宋体" w:cs="Times New Roman"/>
          <w:bCs/>
          <w:sz w:val="24"/>
          <w:szCs w:val="24"/>
          <w:vertAlign w:val="superscript"/>
        </w:rPr>
        <w:t>1</w:t>
      </w:r>
      <w:r>
        <w:rPr>
          <w:rFonts w:ascii="Times New Roman" w:hAnsi="Times New Roman" w:eastAsia="宋体" w:cs="Times New Roman"/>
          <w:bCs/>
          <w:color w:val="0000FF"/>
          <w:sz w:val="24"/>
          <w:szCs w:val="24"/>
        </w:rPr>
        <w:t>【小四号Times New Roman，</w:t>
      </w:r>
      <w:bookmarkStart w:id="6" w:name="_Hlk524968600"/>
      <w:r>
        <w:rPr>
          <w:rFonts w:ascii="Times New Roman" w:hAnsi="Times New Roman" w:eastAsia="宋体" w:cs="Times New Roman"/>
          <w:bCs/>
          <w:color w:val="0000FF"/>
          <w:sz w:val="24"/>
          <w:szCs w:val="24"/>
        </w:rPr>
        <w:t>居中</w:t>
      </w:r>
      <w:bookmarkEnd w:id="6"/>
      <w:r>
        <w:rPr>
          <w:rFonts w:ascii="Times New Roman" w:hAnsi="Times New Roman" w:eastAsia="宋体" w:cs="Times New Roman"/>
          <w:bCs/>
          <w:color w:val="0000FF"/>
          <w:sz w:val="24"/>
          <w:szCs w:val="24"/>
        </w:rPr>
        <w:t>】</w:t>
      </w:r>
      <w:bookmarkEnd w:id="5"/>
    </w:p>
    <w:p>
      <w:pPr>
        <w:numPr>
          <w:ilvl w:val="0"/>
          <w:numId w:val="1"/>
        </w:numPr>
        <w:spacing w:line="276" w:lineRule="auto"/>
        <w:jc w:val="center"/>
        <w:rPr>
          <w:rFonts w:ascii="Times New Roman" w:hAnsi="Times New Roman" w:eastAsia="宋体" w:cs="Times New Roman"/>
          <w:color w:val="0000FF"/>
          <w:szCs w:val="21"/>
        </w:rPr>
      </w:pPr>
      <w:r>
        <w:rPr>
          <w:rFonts w:ascii="Times New Roman" w:hAnsi="Times New Roman" w:cs="Times New Roman"/>
        </w:rPr>
        <w:t>Editorial Departmen</w:t>
      </w:r>
      <w:r>
        <w:rPr>
          <w:rFonts w:hint="eastAsia" w:ascii="Times New Roman" w:hAnsi="Times New Roman" w:cs="Times New Roman"/>
        </w:rPr>
        <w:t xml:space="preserve">t, </w:t>
      </w:r>
      <w:r>
        <w:rPr>
          <w:rFonts w:hint="eastAsia" w:ascii="Times New Roman" w:hAnsi="Times New Roman"/>
          <w:bCs/>
          <w:iCs/>
          <w:sz w:val="20"/>
          <w:szCs w:val="20"/>
        </w:rPr>
        <w:t>Guangzhou Mechanical Engineering Research Institute Co.,Ltd.</w:t>
      </w:r>
      <w:r>
        <w:rPr>
          <w:rFonts w:ascii="Times New Roman" w:hAnsi="Times New Roman"/>
          <w:bCs/>
          <w:iCs/>
          <w:sz w:val="20"/>
          <w:szCs w:val="20"/>
        </w:rPr>
        <w:t>,Guangzhou Guangdong 510700</w:t>
      </w:r>
      <w:r>
        <w:rPr>
          <w:rFonts w:ascii="Times New Roman" w:hAnsi="Times New Roman" w:eastAsia="Arial Unicode MS" w:cs="Times New Roman"/>
          <w:szCs w:val="21"/>
        </w:rPr>
        <w:t>,</w:t>
      </w:r>
      <w:r>
        <w:rPr>
          <w:rFonts w:ascii="Times New Roman" w:hAnsi="Times New Roman"/>
          <w:bCs/>
          <w:iCs/>
          <w:sz w:val="20"/>
          <w:szCs w:val="20"/>
        </w:rPr>
        <w:t>China</w:t>
      </w:r>
      <w:r>
        <w:rPr>
          <w:rFonts w:ascii="Times New Roman" w:hAnsi="Times New Roman" w:eastAsia="Arial Unicode MS" w:cs="Times New Roman"/>
          <w:szCs w:val="21"/>
        </w:rPr>
        <w:t xml:space="preserve">;2. </w:t>
      </w:r>
      <w:r>
        <w:rPr>
          <w:rFonts w:hint="eastAsia" w:ascii="Times New Roman" w:hAnsi="Times New Roman" w:eastAsia="Arial Unicode MS" w:cs="Times New Roman"/>
          <w:szCs w:val="21"/>
        </w:rPr>
        <w:t xml:space="preserve">Editorial </w:t>
      </w:r>
      <w:r>
        <w:rPr>
          <w:rFonts w:ascii="Times New Roman" w:hAnsi="Times New Roman" w:eastAsia="Arial Unicode MS" w:cs="Times New Roman"/>
          <w:szCs w:val="21"/>
        </w:rPr>
        <w:t>office</w:t>
      </w:r>
      <w:r>
        <w:rPr>
          <w:rFonts w:hint="eastAsia" w:ascii="Times New Roman" w:hAnsi="Times New Roman" w:eastAsia="Arial Unicode MS" w:cs="Times New Roman"/>
          <w:szCs w:val="21"/>
        </w:rPr>
        <w:t xml:space="preserve"> of </w:t>
      </w:r>
      <w:r>
        <w:rPr>
          <w:rFonts w:ascii="Times New Roman" w:hAnsi="Times New Roman" w:eastAsia="Arial Unicode MS" w:cs="Times New Roman"/>
          <w:szCs w:val="21"/>
        </w:rPr>
        <w:t>MACHINE TOOL &amp; HYDRAULICS,</w:t>
      </w:r>
      <w:r>
        <w:rPr>
          <w:rFonts w:ascii="Times New Roman" w:hAnsi="Times New Roman"/>
          <w:bCs/>
          <w:iCs/>
          <w:sz w:val="20"/>
          <w:szCs w:val="20"/>
        </w:rPr>
        <w:t>Guangzhou Guangdong 510700</w:t>
      </w:r>
      <w:r>
        <w:rPr>
          <w:rFonts w:ascii="Times New Roman" w:hAnsi="Times New Roman" w:eastAsia="Arial Unicode MS" w:cs="Times New Roman"/>
          <w:szCs w:val="21"/>
        </w:rPr>
        <w:t>,</w:t>
      </w:r>
      <w:r>
        <w:rPr>
          <w:rFonts w:ascii="Times New Roman" w:hAnsi="Times New Roman"/>
          <w:bCs/>
          <w:iCs/>
          <w:sz w:val="20"/>
          <w:szCs w:val="20"/>
        </w:rPr>
        <w:t>China</w:t>
      </w:r>
      <w:r>
        <w:rPr>
          <w:rFonts w:ascii="Times New Roman" w:hAnsi="Times New Roman" w:eastAsia="Arial Unicode MS" w:cs="Times New Roman"/>
          <w:szCs w:val="21"/>
        </w:rPr>
        <w:t xml:space="preserve">;3. Department or College,Company or University,City </w:t>
      </w:r>
      <w:r>
        <w:rPr>
          <w:rFonts w:hint="eastAsia" w:ascii="Times New Roman" w:hAnsi="Times New Roman" w:eastAsia="Arial Unicode MS" w:cs="Times New Roman"/>
          <w:szCs w:val="21"/>
        </w:rPr>
        <w:t>P</w:t>
      </w:r>
      <w:r>
        <w:rPr>
          <w:rFonts w:ascii="Times New Roman" w:hAnsi="Times New Roman" w:eastAsia="Arial Unicode MS" w:cs="Times New Roman"/>
          <w:szCs w:val="21"/>
        </w:rPr>
        <w:t>rovince</w:t>
      </w:r>
      <w:r>
        <w:rPr>
          <w:rFonts w:hint="eastAsia" w:ascii="Times New Roman" w:hAnsi="Times New Roman" w:eastAsia="Arial Unicode MS" w:cs="Times New Roman"/>
          <w:szCs w:val="21"/>
        </w:rPr>
        <w:t xml:space="preserve"> </w:t>
      </w:r>
      <w:r>
        <w:rPr>
          <w:rFonts w:ascii="Times New Roman" w:hAnsi="Times New Roman" w:eastAsia="Arial Unicode MS" w:cs="Times New Roman"/>
          <w:szCs w:val="21"/>
        </w:rPr>
        <w:t>100001,China)</w:t>
      </w:r>
      <w:r>
        <w:rPr>
          <w:rFonts w:ascii="Times New Roman" w:hAnsi="Times New Roman" w:eastAsia="宋体" w:cs="Times New Roman"/>
          <w:color w:val="0000FF"/>
          <w:szCs w:val="21"/>
        </w:rPr>
        <w:t>【五号</w:t>
      </w:r>
      <w:r>
        <w:rPr>
          <w:rFonts w:hint="eastAsia" w:ascii="Times New Roman" w:hAnsi="Times New Roman" w:eastAsia="宋体" w:cs="Times New Roman"/>
          <w:color w:val="0000FF"/>
          <w:szCs w:val="21"/>
        </w:rPr>
        <w:t>Times New Roman，居中</w:t>
      </w:r>
      <w:r>
        <w:rPr>
          <w:rFonts w:ascii="Times New Roman" w:hAnsi="Times New Roman" w:eastAsia="宋体" w:cs="Times New Roman"/>
          <w:color w:val="0000FF"/>
          <w:szCs w:val="21"/>
        </w:rPr>
        <w:t>】</w:t>
      </w:r>
    </w:p>
    <w:p>
      <w:pPr>
        <w:numPr>
          <w:ilvl w:val="0"/>
          <w:numId w:val="1"/>
        </w:numPr>
        <w:spacing w:line="276" w:lineRule="auto"/>
        <w:jc w:val="center"/>
        <w:rPr>
          <w:rFonts w:ascii="Times New Roman" w:hAnsi="Times New Roman" w:eastAsia="宋体" w:cs="Times New Roman"/>
          <w:color w:val="0000FF"/>
          <w:szCs w:val="21"/>
        </w:rPr>
      </w:pPr>
    </w:p>
    <w:p>
      <w:pPr>
        <w:spacing w:line="276" w:lineRule="auto"/>
        <w:ind w:firstLine="420" w:firstLineChars="200"/>
        <w:rPr>
          <w:rFonts w:ascii="Times New Roman" w:hAnsi="Times New Roman" w:eastAsia="宋体" w:cs="Times New Roman"/>
          <w:b/>
          <w:color w:val="0000FF"/>
          <w:szCs w:val="21"/>
        </w:rPr>
      </w:pPr>
      <w:r>
        <w:rPr>
          <w:rFonts w:ascii="Times New Roman" w:hAnsi="Times New Roman" w:eastAsia="Arial Unicode MS" w:cs="Times New Roman"/>
          <w:b/>
          <w:szCs w:val="21"/>
        </w:rPr>
        <w:t>Abstract:</w:t>
      </w:r>
      <w:r>
        <w:rPr>
          <w:rFonts w:ascii="Times New Roman" w:hAnsi="Times New Roman" w:eastAsia="宋体" w:cs="Times New Roman"/>
          <w:b/>
          <w:color w:val="0000FF"/>
          <w:szCs w:val="21"/>
        </w:rPr>
        <w:t>【五号</w:t>
      </w:r>
      <w:r>
        <w:rPr>
          <w:rFonts w:hint="eastAsia" w:ascii="Times New Roman" w:hAnsi="Times New Roman" w:eastAsia="宋体" w:cs="Times New Roman"/>
          <w:b/>
          <w:color w:val="0000FF"/>
          <w:szCs w:val="21"/>
        </w:rPr>
        <w:t>Times New Roman</w:t>
      </w:r>
      <w:r>
        <w:rPr>
          <w:rFonts w:ascii="Times New Roman" w:hAnsi="Times New Roman" w:eastAsia="宋体" w:cs="Times New Roman"/>
          <w:b/>
          <w:color w:val="0000FF"/>
          <w:szCs w:val="21"/>
        </w:rPr>
        <w:t>，</w:t>
      </w:r>
      <w:r>
        <w:rPr>
          <w:rFonts w:hint="eastAsia" w:ascii="Times New Roman" w:hAnsi="Times New Roman" w:eastAsia="宋体" w:cs="Times New Roman"/>
          <w:b/>
          <w:color w:val="0000FF"/>
          <w:szCs w:val="21"/>
        </w:rPr>
        <w:t>加粗</w:t>
      </w:r>
      <w:r>
        <w:rPr>
          <w:rFonts w:ascii="Times New Roman" w:hAnsi="Times New Roman" w:eastAsia="宋体" w:cs="Times New Roman"/>
          <w:b/>
          <w:color w:val="0000FF"/>
          <w:szCs w:val="21"/>
        </w:rPr>
        <w:t>】</w:t>
      </w:r>
      <w:r>
        <w:rPr>
          <w:rFonts w:ascii="Times New Roman" w:hAnsi="Times New Roman" w:cs="Times New Roman"/>
          <w:bCs/>
          <w:szCs w:val="21"/>
        </w:rPr>
        <w:t>Aiming at the characteristics and shortcomings of technology, a new type of device which was suitable for … environment was proposed. In view of the problem that the traditional technology pollut</w:t>
      </w:r>
      <w:r>
        <w:rPr>
          <w:rFonts w:hint="eastAsia" w:ascii="Times New Roman" w:hAnsi="Times New Roman" w:cs="Times New Roman"/>
          <w:bCs/>
          <w:szCs w:val="21"/>
        </w:rPr>
        <w:t>es</w:t>
      </w:r>
      <w:r>
        <w:rPr>
          <w:rFonts w:ascii="Times New Roman" w:hAnsi="Times New Roman" w:cs="Times New Roman"/>
          <w:bCs/>
          <w:szCs w:val="21"/>
        </w:rPr>
        <w:t xml:space="preserve"> environment due to leakage, a hydraulic system scheme was developed. In order to realize the automatic action of the device, the control system was designed. To study the performance of the control system, the mathematical model of the hydraulic cylinder was derived. On this basis, the overall mathematical model of the system was drawn and MATLAB/Simulink simulation was made, and the PID control algorithm was used to improve the performance of the control system.</w:t>
      </w:r>
      <w:r>
        <w:rPr>
          <w:rFonts w:ascii="Times New Roman" w:hAnsi="Times New Roman" w:eastAsia="宋体" w:cs="Times New Roman"/>
          <w:color w:val="0000FF"/>
          <w:szCs w:val="21"/>
        </w:rPr>
        <w:t>【五号</w:t>
      </w:r>
      <w:r>
        <w:rPr>
          <w:rFonts w:hint="eastAsia" w:ascii="Times New Roman" w:hAnsi="Times New Roman" w:eastAsia="宋体" w:cs="Times New Roman"/>
          <w:color w:val="0000FF"/>
          <w:szCs w:val="21"/>
        </w:rPr>
        <w:t>Times New Roman</w:t>
      </w:r>
      <w:r>
        <w:rPr>
          <w:rFonts w:ascii="Times New Roman" w:hAnsi="Times New Roman" w:eastAsia="宋体" w:cs="Times New Roman"/>
          <w:color w:val="0000FF"/>
          <w:szCs w:val="21"/>
        </w:rPr>
        <w:t>】</w:t>
      </w:r>
    </w:p>
    <w:p>
      <w:pPr>
        <w:spacing w:line="276" w:lineRule="auto"/>
        <w:ind w:firstLine="420" w:firstLineChars="200"/>
        <w:rPr>
          <w:rFonts w:ascii="Times New Roman" w:hAnsi="Times New Roman" w:eastAsia="宋体" w:cs="Times New Roman"/>
          <w:color w:val="00B050"/>
          <w:szCs w:val="21"/>
        </w:rPr>
      </w:pPr>
      <w:r>
        <w:rPr>
          <w:rFonts w:ascii="Times New Roman" w:hAnsi="Times New Roman" w:eastAsia="Arial Unicode MS" w:cs="Times New Roman"/>
          <w:b/>
          <w:szCs w:val="21"/>
        </w:rPr>
        <w:t>Keywords:</w:t>
      </w:r>
      <w:r>
        <w:rPr>
          <w:rFonts w:ascii="Times New Roman" w:hAnsi="Times New Roman" w:eastAsia="宋体" w:cs="Times New Roman"/>
          <w:b/>
          <w:color w:val="0000FF"/>
          <w:szCs w:val="21"/>
        </w:rPr>
        <w:t>【五号</w:t>
      </w:r>
      <w:r>
        <w:rPr>
          <w:rFonts w:hint="eastAsia" w:ascii="Times New Roman" w:hAnsi="Times New Roman" w:eastAsia="宋体" w:cs="Times New Roman"/>
          <w:b/>
          <w:color w:val="0000FF"/>
          <w:szCs w:val="21"/>
        </w:rPr>
        <w:t>Times New Roman</w:t>
      </w:r>
      <w:r>
        <w:rPr>
          <w:rFonts w:ascii="Times New Roman" w:hAnsi="Times New Roman" w:eastAsia="宋体" w:cs="Times New Roman"/>
          <w:b/>
          <w:color w:val="0000FF"/>
          <w:szCs w:val="21"/>
        </w:rPr>
        <w:t>，</w:t>
      </w:r>
      <w:r>
        <w:rPr>
          <w:rFonts w:hint="eastAsia" w:ascii="Times New Roman" w:hAnsi="Times New Roman" w:eastAsia="宋体" w:cs="Times New Roman"/>
          <w:b/>
          <w:color w:val="0000FF"/>
          <w:szCs w:val="21"/>
        </w:rPr>
        <w:t>加粗</w:t>
      </w:r>
      <w:r>
        <w:rPr>
          <w:rFonts w:ascii="Times New Roman" w:hAnsi="Times New Roman" w:eastAsia="宋体" w:cs="Times New Roman"/>
          <w:b/>
          <w:color w:val="0000FF"/>
          <w:szCs w:val="21"/>
        </w:rPr>
        <w:t>】</w:t>
      </w:r>
      <w:bookmarkStart w:id="7" w:name="_Hlk524968453"/>
      <w:r>
        <w:rPr>
          <w:rFonts w:ascii="Times New Roman" w:hAnsi="Times New Roman" w:eastAsia="Arial Unicode MS" w:cs="Times New Roman"/>
          <w:szCs w:val="21"/>
        </w:rPr>
        <w:t>Pressure vessel;</w:t>
      </w:r>
      <w:bookmarkEnd w:id="7"/>
      <w:r>
        <w:rPr>
          <w:rFonts w:ascii="Times New Roman" w:hAnsi="Times New Roman" w:eastAsia="Arial Unicode MS" w:cs="Times New Roman"/>
          <w:szCs w:val="21"/>
        </w:rPr>
        <w:t>Core journal; Pressure vessel; Pressure vesse</w:t>
      </w:r>
      <w:r>
        <w:rPr>
          <w:rFonts w:hint="eastAsia" w:ascii="Times New Roman" w:hAnsi="Times New Roman" w:eastAsia="Arial Unicode MS" w:cs="Times New Roman"/>
          <w:szCs w:val="21"/>
        </w:rPr>
        <w:t>l</w:t>
      </w:r>
      <w:r>
        <w:rPr>
          <w:rFonts w:ascii="Times New Roman" w:hAnsi="Times New Roman" w:eastAsia="Arial Unicode MS" w:cs="Times New Roman"/>
          <w:szCs w:val="21"/>
        </w:rPr>
        <w:t>; Pressure vessel</w:t>
      </w:r>
      <w:r>
        <w:rPr>
          <w:rFonts w:ascii="Times New Roman" w:hAnsi="Times New Roman" w:eastAsia="宋体" w:cs="Times New Roman"/>
          <w:color w:val="0000FF"/>
          <w:szCs w:val="21"/>
        </w:rPr>
        <w:t>【五号</w:t>
      </w:r>
      <w:r>
        <w:rPr>
          <w:rFonts w:hint="eastAsia" w:ascii="Times New Roman" w:hAnsi="Times New Roman" w:eastAsia="宋体" w:cs="Times New Roman"/>
          <w:color w:val="0000FF"/>
          <w:szCs w:val="21"/>
        </w:rPr>
        <w:t>Times New Roman</w:t>
      </w:r>
      <w:r>
        <w:rPr>
          <w:rFonts w:ascii="Times New Roman" w:hAnsi="Times New Roman" w:eastAsia="宋体" w:cs="Times New Roman"/>
          <w:color w:val="0000FF"/>
          <w:szCs w:val="21"/>
        </w:rPr>
        <w:t>】</w:t>
      </w:r>
    </w:p>
    <w:p>
      <w:pPr>
        <w:spacing w:line="276" w:lineRule="auto"/>
        <w:ind w:firstLine="420" w:firstLineChars="200"/>
        <w:jc w:val="left"/>
        <w:rPr>
          <w:rFonts w:ascii="Times New Roman" w:hAnsi="Times New Roman" w:eastAsia="Arial Unicode MS" w:cs="Times New Roman"/>
          <w:color w:val="0000FF"/>
          <w:szCs w:val="21"/>
        </w:rPr>
      </w:pPr>
      <w:r>
        <w:rPr>
          <w:rFonts w:hint="eastAsia" w:ascii="宋体" w:hAnsi="宋体" w:eastAsia="宋体" w:cs="Times New Roman"/>
          <w:color w:val="0000FF"/>
          <w:szCs w:val="21"/>
        </w:rPr>
        <w:t>【</w:t>
      </w:r>
      <w:r>
        <w:rPr>
          <w:rFonts w:hint="eastAsia" w:ascii="宋体" w:hAnsi="宋体" w:eastAsia="宋体" w:cs="微软雅黑"/>
          <w:color w:val="0000FF"/>
          <w:szCs w:val="21"/>
        </w:rPr>
        <w:t>说明：英文摘要应与中文摘要一致，使用过去时态叙述作者的工作，一般现在时态叙述作者的结论，尽量使用被动语态，缩略语首次出现时一般要求写出全称。</w:t>
      </w:r>
      <w:r>
        <w:rPr>
          <w:rFonts w:hint="eastAsia" w:ascii="宋体" w:hAnsi="宋体" w:eastAsia="宋体" w:cs="Times New Roman"/>
          <w:color w:val="0000FF"/>
          <w:szCs w:val="21"/>
        </w:rPr>
        <w:t>】</w:t>
      </w:r>
    </w:p>
    <w:p>
      <w:pPr>
        <w:spacing w:line="276" w:lineRule="auto"/>
        <w:jc w:val="left"/>
        <w:rPr>
          <w:rFonts w:ascii="宋体" w:hAnsi="宋体" w:eastAsia="宋体" w:cs="Times New Roman"/>
          <w:color w:val="00B050"/>
          <w:szCs w:val="21"/>
        </w:rPr>
      </w:pPr>
    </w:p>
    <w:p>
      <w:pPr>
        <w:spacing w:line="276" w:lineRule="auto"/>
        <w:jc w:val="left"/>
        <w:rPr>
          <w:rFonts w:ascii="黑体" w:hAnsi="黑体" w:eastAsia="黑体"/>
          <w:szCs w:val="21"/>
        </w:rPr>
        <w:sectPr>
          <w:footerReference r:id="rId4" w:type="first"/>
          <w:footerReference r:id="rId3" w:type="default"/>
          <w:pgSz w:w="11906" w:h="16838"/>
          <w:pgMar w:top="1440" w:right="1080" w:bottom="1440" w:left="1080" w:header="851" w:footer="992" w:gutter="0"/>
          <w:cols w:space="425" w:num="1"/>
          <w:titlePg/>
          <w:docGrid w:linePitch="312" w:charSpace="0"/>
        </w:sectPr>
      </w:pPr>
    </w:p>
    <w:p>
      <w:pPr>
        <w:spacing w:line="276" w:lineRule="auto"/>
        <w:jc w:val="left"/>
        <w:rPr>
          <w:rFonts w:ascii="黑体" w:hAnsi="黑体" w:eastAsia="黑体"/>
          <w:color w:val="00B050"/>
          <w:szCs w:val="21"/>
        </w:rPr>
      </w:pPr>
      <w:r>
        <w:rPr>
          <w:rFonts w:hint="eastAsia" w:ascii="黑体" w:hAnsi="黑体" w:eastAsia="黑体"/>
          <w:szCs w:val="21"/>
        </w:rPr>
        <w:t>0 前言</w:t>
      </w:r>
      <w:bookmarkStart w:id="8" w:name="_Hlk523904689"/>
      <w:r>
        <w:rPr>
          <w:rFonts w:hint="eastAsia" w:ascii="黑体" w:hAnsi="黑体" w:eastAsia="黑体"/>
          <w:color w:val="0000FF"/>
          <w:szCs w:val="21"/>
        </w:rPr>
        <w:t>【五号黑体，</w:t>
      </w:r>
      <w:bookmarkStart w:id="9" w:name="_Hlk523904862"/>
      <w:r>
        <w:rPr>
          <w:rFonts w:hint="eastAsia" w:ascii="黑体" w:hAnsi="黑体" w:eastAsia="黑体"/>
          <w:color w:val="0000FF"/>
          <w:szCs w:val="21"/>
        </w:rPr>
        <w:t>顶格，一级标题,序号和文字间空1格</w:t>
      </w:r>
      <w:bookmarkEnd w:id="9"/>
      <w:r>
        <w:rPr>
          <w:rFonts w:hint="eastAsia" w:ascii="黑体" w:hAnsi="黑体" w:eastAsia="黑体"/>
          <w:color w:val="0000FF"/>
          <w:szCs w:val="21"/>
        </w:rPr>
        <w:t>】</w:t>
      </w:r>
    </w:p>
    <w:bookmarkEnd w:id="8"/>
    <w:p>
      <w:pPr>
        <w:spacing w:line="288" w:lineRule="auto"/>
        <w:rPr>
          <w:rFonts w:ascii="宋体" w:hAnsi="宋体" w:eastAsia="宋体"/>
        </w:rPr>
      </w:pPr>
      <w:r>
        <w:tab/>
      </w:r>
      <w:r>
        <w:rPr>
          <w:rFonts w:hint="eastAsia" w:ascii="宋体" w:hAnsi="宋体" w:eastAsia="宋体"/>
        </w:rPr>
        <w:t>引言属于整篇论文的引论部分，应以简短的篇幅介绍论文写作的背景、目的、主要研究成果及与前人工作的关系等，交代目前的研究热点、存在的问题及作者所做工作的意义。</w:t>
      </w:r>
    </w:p>
    <w:p>
      <w:pPr>
        <w:spacing w:line="288" w:lineRule="auto"/>
        <w:ind w:firstLine="420" w:firstLineChars="200"/>
        <w:rPr>
          <w:rFonts w:ascii="宋体" w:hAnsi="宋体" w:eastAsia="宋体"/>
        </w:rPr>
      </w:pPr>
      <w:r>
        <w:rPr>
          <w:rFonts w:hint="eastAsia" w:ascii="宋体" w:hAnsi="宋体" w:eastAsia="宋体"/>
        </w:rPr>
        <w:t>写作要求：</w:t>
      </w:r>
    </w:p>
    <w:p>
      <w:pPr>
        <w:spacing w:line="288" w:lineRule="auto"/>
        <w:ind w:firstLine="420" w:firstLineChars="200"/>
        <w:rPr>
          <w:rFonts w:ascii="宋体" w:hAnsi="宋体" w:eastAsia="宋体"/>
        </w:rPr>
      </w:pPr>
      <w:r>
        <w:rPr>
          <w:rFonts w:hint="eastAsia" w:ascii="宋体" w:hAnsi="宋体" w:eastAsia="宋体"/>
        </w:rPr>
        <w:t>（1）开门见山，避免大篇幅讲述历史渊源与立题研究过程；</w:t>
      </w:r>
    </w:p>
    <w:p>
      <w:pPr>
        <w:spacing w:line="288" w:lineRule="auto"/>
        <w:ind w:firstLine="420" w:firstLineChars="200"/>
        <w:rPr>
          <w:rFonts w:ascii="宋体" w:hAnsi="宋体" w:eastAsia="宋体"/>
        </w:rPr>
      </w:pPr>
      <w:r>
        <w:rPr>
          <w:rFonts w:hint="eastAsia" w:ascii="宋体" w:hAnsi="宋体" w:eastAsia="宋体"/>
        </w:rPr>
        <w:t>（2）言简意赅，突出重点。不应过多叙述同行熟知及教科书中的常识性内容，确有必要提及他人的研究成果和基本原理时，只需要以参考文献的形式标出即可。注意参考文献应该是该领域内具有代表性的文献。</w:t>
      </w:r>
    </w:p>
    <w:p>
      <w:pPr>
        <w:spacing w:line="288" w:lineRule="auto"/>
        <w:ind w:firstLine="420" w:firstLineChars="200"/>
        <w:rPr>
          <w:rFonts w:ascii="宋体" w:hAnsi="宋体" w:eastAsia="宋体"/>
        </w:rPr>
      </w:pPr>
      <w:r>
        <w:rPr>
          <w:rFonts w:hint="eastAsia" w:ascii="宋体" w:hAnsi="宋体" w:eastAsia="宋体"/>
        </w:rPr>
        <w:t>（3）尊重科学，实事求是。在论述本文的研究意义时，切忌使用“有很高的学术价值”“填补了国内外空白”等词语。</w:t>
      </w:r>
    </w:p>
    <w:p>
      <w:pPr>
        <w:spacing w:line="288" w:lineRule="auto"/>
        <w:ind w:firstLine="420" w:firstLineChars="200"/>
        <w:rPr>
          <w:rFonts w:ascii="宋体" w:hAnsi="宋体" w:eastAsia="宋体"/>
          <w:color w:val="0000FF"/>
        </w:rPr>
      </w:pPr>
      <w:r>
        <w:rPr>
          <w:rFonts w:hint="eastAsia" w:ascii="宋体" w:hAnsi="宋体" w:eastAsia="宋体"/>
        </w:rPr>
        <w:t>（4）引言不应与摘要雷同，也不是摘要的注释。引言一般应与结论相呼应，在引言中提出的问题，在结论中应该有解答，也要避免引言与结论雷同。</w:t>
      </w:r>
      <w:bookmarkStart w:id="10" w:name="OLE_LINK217"/>
      <w:r>
        <w:rPr>
          <w:rFonts w:hint="eastAsia" w:ascii="宋体" w:hAnsi="宋体" w:eastAsia="宋体"/>
          <w:color w:val="0000FF"/>
        </w:rPr>
        <w:t>【5号宋体】</w:t>
      </w:r>
      <w:bookmarkEnd w:id="10"/>
    </w:p>
    <w:p>
      <w:pPr>
        <w:spacing w:line="288" w:lineRule="auto"/>
        <w:ind w:firstLine="420" w:firstLineChars="200"/>
        <w:rPr>
          <w:rFonts w:ascii="宋体" w:hAnsi="宋体" w:eastAsia="宋体"/>
          <w:color w:val="0000FF"/>
        </w:rPr>
      </w:pPr>
    </w:p>
    <w:p>
      <w:pPr>
        <w:spacing w:line="288" w:lineRule="auto"/>
        <w:jc w:val="left"/>
        <w:rPr>
          <w:rFonts w:ascii="黑体" w:hAnsi="黑体" w:eastAsia="黑体"/>
          <w:color w:val="0000FF"/>
          <w:szCs w:val="21"/>
        </w:rPr>
      </w:pPr>
      <w:bookmarkStart w:id="11" w:name="_Hlk523904947"/>
      <w:bookmarkStart w:id="12" w:name="_Hlk523904955"/>
      <w:r>
        <w:rPr>
          <w:rFonts w:hint="eastAsia" w:ascii="黑体" w:hAnsi="黑体" w:eastAsia="黑体"/>
          <w:szCs w:val="21"/>
        </w:rPr>
        <w:t>1正文部分</w:t>
      </w:r>
      <w:r>
        <w:rPr>
          <w:rFonts w:hint="eastAsia" w:ascii="黑体" w:hAnsi="黑体" w:eastAsia="黑体"/>
          <w:color w:val="0000FF"/>
          <w:szCs w:val="21"/>
        </w:rPr>
        <w:t>【五号黑体，顶格，一级标题，序号和文字间空</w:t>
      </w:r>
      <w:r>
        <w:rPr>
          <w:rFonts w:ascii="黑体" w:hAnsi="黑体" w:eastAsia="黑体"/>
          <w:color w:val="0000FF"/>
          <w:szCs w:val="21"/>
        </w:rPr>
        <w:t>1格</w:t>
      </w:r>
      <w:r>
        <w:rPr>
          <w:rFonts w:hint="eastAsia" w:ascii="黑体" w:hAnsi="黑体" w:eastAsia="黑体"/>
          <w:color w:val="0000FF"/>
          <w:szCs w:val="21"/>
        </w:rPr>
        <w:t>】</w:t>
      </w:r>
      <w:bookmarkEnd w:id="11"/>
    </w:p>
    <w:p>
      <w:pPr>
        <w:spacing w:line="288" w:lineRule="auto"/>
        <w:jc w:val="left"/>
        <w:rPr>
          <w:rFonts w:ascii="宋体" w:hAnsi="宋体" w:eastAsia="宋体"/>
          <w:color w:val="0000FF"/>
        </w:rPr>
      </w:pPr>
      <w:r>
        <w:rPr>
          <w:rFonts w:ascii="黑体" w:hAnsi="黑体" w:eastAsia="黑体"/>
          <w:color w:val="00B050"/>
          <w:szCs w:val="21"/>
        </w:rPr>
        <w:tab/>
      </w:r>
      <w:r>
        <w:rPr>
          <w:rFonts w:hint="eastAsia" w:ascii="宋体" w:hAnsi="宋体" w:eastAsia="宋体"/>
          <w:spacing w:val="6"/>
          <w:szCs w:val="21"/>
          <w:shd w:val="clear" w:color="auto" w:fill="FFFFFF"/>
        </w:rPr>
        <w:t>正文是一篇科技论文的主体，它占据论文的最大篇幅，字数在4000字以上。论文所体现的创造性成果或新的研究结果，都将在这一部分得到充分的反映。因此，要求这一部分内容充实，论据充分、可靠，论证有力。可以包括以下部分或全部内容：调查对象、基本原理、实验和观测方法、仪器设备、材料原料、实验和观测结果、计算方法和编程原理、数据资料、经过加工整理的图表、形成的论点和导出的结论等。</w:t>
      </w:r>
      <w:bookmarkStart w:id="13" w:name="OLE_LINK9"/>
      <w:bookmarkStart w:id="14" w:name="OLE_LINK8"/>
      <w:r>
        <w:rPr>
          <w:rFonts w:hint="eastAsia" w:ascii="宋体" w:hAnsi="宋体" w:eastAsia="宋体"/>
          <w:color w:val="0000FF"/>
        </w:rPr>
        <w:t>【5号宋体】</w:t>
      </w:r>
      <w:bookmarkEnd w:id="13"/>
      <w:bookmarkEnd w:id="14"/>
    </w:p>
    <w:p>
      <w:pPr>
        <w:spacing w:line="288" w:lineRule="auto"/>
        <w:jc w:val="left"/>
        <w:rPr>
          <w:rFonts w:ascii="Microsoft YaHei UI" w:hAnsi="Microsoft YaHei UI" w:eastAsia="Microsoft YaHei UI"/>
          <w:spacing w:val="6"/>
          <w:sz w:val="20"/>
          <w:szCs w:val="20"/>
          <w:shd w:val="clear" w:color="auto" w:fill="FFFFFF"/>
        </w:rPr>
      </w:pPr>
    </w:p>
    <w:p>
      <w:pPr>
        <w:spacing w:line="288" w:lineRule="auto"/>
        <w:jc w:val="left"/>
        <w:rPr>
          <w:rFonts w:ascii="Microsoft YaHei UI" w:hAnsi="Microsoft YaHei UI" w:eastAsia="Microsoft YaHei UI"/>
          <w:spacing w:val="6"/>
          <w:sz w:val="20"/>
          <w:szCs w:val="20"/>
          <w:shd w:val="clear" w:color="auto" w:fill="FFFFFF"/>
        </w:rPr>
      </w:pPr>
      <w:r>
        <w:rPr>
          <w:rFonts w:hint="eastAsia" w:ascii="楷体" w:hAnsi="楷体" w:eastAsia="楷体"/>
          <w:spacing w:val="6"/>
          <w:szCs w:val="21"/>
          <w:shd w:val="clear" w:color="auto" w:fill="FFFFFF"/>
        </w:rPr>
        <w:t>1.1 正文层次</w:t>
      </w:r>
      <w:r>
        <w:rPr>
          <w:rFonts w:hint="eastAsia" w:ascii="宋体" w:hAnsi="宋体" w:eastAsia="宋体"/>
          <w:color w:val="0000FF"/>
        </w:rPr>
        <w:t>【</w:t>
      </w:r>
      <w:bookmarkStart w:id="15" w:name="OLE_LINK10"/>
      <w:bookmarkStart w:id="16" w:name="OLE_LINK11"/>
      <w:r>
        <w:rPr>
          <w:rFonts w:hint="eastAsia" w:ascii="楷体" w:hAnsi="楷体" w:eastAsia="楷体"/>
          <w:color w:val="0000FF"/>
        </w:rPr>
        <w:t>5号楷体</w:t>
      </w:r>
      <w:bookmarkEnd w:id="15"/>
      <w:bookmarkEnd w:id="16"/>
      <w:r>
        <w:rPr>
          <w:rFonts w:hint="eastAsia" w:ascii="宋体" w:hAnsi="宋体" w:eastAsia="宋体"/>
          <w:color w:val="0000FF"/>
        </w:rPr>
        <w:t>】</w:t>
      </w:r>
    </w:p>
    <w:p>
      <w:pPr>
        <w:spacing w:line="288" w:lineRule="auto"/>
        <w:ind w:firstLine="420" w:firstLineChars="200"/>
        <w:rPr>
          <w:rFonts w:ascii="宋体" w:hAnsi="宋体" w:eastAsia="宋体"/>
          <w:color w:val="0000FF"/>
          <w:szCs w:val="21"/>
        </w:rPr>
      </w:pPr>
      <w:r>
        <w:rPr>
          <w:rFonts w:hint="eastAsia" w:ascii="宋体" w:hAnsi="宋体" w:eastAsia="宋体"/>
        </w:rPr>
        <w:t>正文是表达作者思想观点最重要的部分，为表达清楚，正文可分成若干个层次来写，各层之间要有逻辑关系。正文可分成若干个自然段，一个自然段只表示一个中心意思。可采用若干小标题进行分层表述，每个小标题都应有题名。用小标题对正文进行分层时，每层的小标题均用阿拉伯数字连续编码，如：“1”、“1.1”、“1.1.1”。所有的编码均左顶格书写，最后一个序数码之后空一格写标题。当用小标题对正文分层时，每一层次一般不超过3级，如“1.1.1”，最后一级内如果还要分层可用“(1)”“(2)”等形式表述。</w:t>
      </w:r>
      <w:bookmarkStart w:id="17" w:name="OLE_LINK13"/>
      <w:bookmarkStart w:id="18" w:name="_Hlk523992734"/>
      <w:r>
        <w:rPr>
          <w:rFonts w:hint="eastAsia" w:ascii="宋体" w:hAnsi="宋体" w:eastAsia="宋体"/>
          <w:color w:val="0000FF"/>
          <w:szCs w:val="21"/>
        </w:rPr>
        <w:t>【五号宋体】</w:t>
      </w:r>
      <w:bookmarkEnd w:id="17"/>
      <w:bookmarkEnd w:id="18"/>
    </w:p>
    <w:p>
      <w:pPr>
        <w:spacing w:line="288" w:lineRule="auto"/>
        <w:ind w:firstLine="420" w:firstLineChars="200"/>
        <w:rPr>
          <w:rFonts w:ascii="宋体" w:hAnsi="宋体" w:eastAsia="宋体"/>
        </w:rPr>
      </w:pPr>
    </w:p>
    <w:p>
      <w:pPr>
        <w:spacing w:line="288" w:lineRule="auto"/>
        <w:jc w:val="left"/>
        <w:rPr>
          <w:rFonts w:ascii="楷体_GB2312" w:hAnsi="楷体" w:eastAsia="楷体_GB2312"/>
          <w:b/>
          <w:color w:val="00B050"/>
          <w:szCs w:val="21"/>
        </w:rPr>
      </w:pPr>
      <w:r>
        <w:rPr>
          <w:rFonts w:hint="eastAsia" w:ascii="楷体" w:hAnsi="楷体" w:eastAsia="楷体"/>
          <w:spacing w:val="6"/>
          <w:szCs w:val="21"/>
          <w:shd w:val="clear" w:color="auto" w:fill="FFFFFF"/>
        </w:rPr>
        <w:t>1.2  外文字母及量和单位</w:t>
      </w:r>
      <w:bookmarkStart w:id="19" w:name="_Hlk524944138"/>
      <w:bookmarkStart w:id="20" w:name="OLE_LINK16"/>
      <w:r>
        <w:rPr>
          <w:rFonts w:hint="eastAsia" w:ascii="楷体_GB2312" w:hAnsi="楷体" w:eastAsia="楷体_GB2312"/>
          <w:b/>
          <w:color w:val="0000FF"/>
          <w:szCs w:val="21"/>
        </w:rPr>
        <w:t>【</w:t>
      </w:r>
      <w:r>
        <w:rPr>
          <w:rFonts w:hint="eastAsia" w:ascii="楷体" w:hAnsi="楷体" w:eastAsia="楷体"/>
          <w:color w:val="0000FF"/>
        </w:rPr>
        <w:t>5号楷体</w:t>
      </w:r>
      <w:r>
        <w:rPr>
          <w:rFonts w:hint="eastAsia" w:ascii="楷体_GB2312" w:hAnsi="楷体" w:eastAsia="楷体_GB2312"/>
          <w:b/>
          <w:color w:val="0000FF"/>
          <w:szCs w:val="21"/>
        </w:rPr>
        <w:t>】</w:t>
      </w:r>
      <w:bookmarkEnd w:id="19"/>
      <w:bookmarkEnd w:id="20"/>
    </w:p>
    <w:p>
      <w:pPr>
        <w:spacing w:line="288" w:lineRule="auto"/>
        <w:jc w:val="left"/>
        <w:rPr>
          <w:rFonts w:ascii="宋体" w:hAnsi="宋体" w:eastAsia="宋体"/>
          <w:szCs w:val="21"/>
        </w:rPr>
      </w:pPr>
      <w:r>
        <w:rPr>
          <w:rFonts w:hint="eastAsia" w:ascii="楷体" w:hAnsi="楷体" w:eastAsia="楷体"/>
          <w:color w:val="00B050"/>
          <w:szCs w:val="21"/>
        </w:rPr>
        <w:tab/>
      </w:r>
      <w:r>
        <w:rPr>
          <w:rFonts w:hint="eastAsia" w:ascii="宋体" w:hAnsi="宋体" w:eastAsia="宋体"/>
          <w:szCs w:val="21"/>
        </w:rPr>
        <w:t>科技论文中量和单位的规范使用参考标准GB 3100～3102—1993《量和单位》，应采用国际单位制。以下符号已淘汰，如卡（cal）、转每分（rmp）、浓度（ppm）、</w:t>
      </w:r>
      <w:bookmarkStart w:id="21" w:name="OLE_LINK36"/>
      <w:bookmarkStart w:id="22" w:name="OLE_LINK37"/>
      <w:r>
        <w:rPr>
          <w:rFonts w:hint="eastAsia" w:ascii="宋体" w:hAnsi="宋体" w:eastAsia="宋体"/>
          <w:szCs w:val="21"/>
        </w:rPr>
        <w:t>英寸（in）</w:t>
      </w:r>
      <w:bookmarkEnd w:id="21"/>
      <w:bookmarkEnd w:id="22"/>
      <w:r>
        <w:rPr>
          <w:rFonts w:hint="eastAsia" w:ascii="宋体" w:hAnsi="宋体" w:eastAsia="宋体"/>
          <w:szCs w:val="21"/>
        </w:rPr>
        <w:t>、标准大气压（atm）等，应将这些符号转换成国际单位：4</w:t>
      </w:r>
      <w:r>
        <w:rPr>
          <w:rFonts w:ascii="宋体" w:hAnsi="宋体" w:eastAsia="宋体"/>
          <w:szCs w:val="21"/>
        </w:rPr>
        <w:t xml:space="preserve">.1868 </w:t>
      </w:r>
      <w:r>
        <w:rPr>
          <w:rFonts w:hint="eastAsia" w:ascii="宋体" w:hAnsi="宋体" w:eastAsia="宋体"/>
          <w:szCs w:val="21"/>
        </w:rPr>
        <w:t>J、r</w:t>
      </w:r>
      <w:r>
        <w:rPr>
          <w:rFonts w:ascii="宋体" w:hAnsi="宋体" w:eastAsia="宋体"/>
          <w:szCs w:val="21"/>
        </w:rPr>
        <w:t>/</w:t>
      </w:r>
      <w:r>
        <w:rPr>
          <w:rFonts w:hint="eastAsia" w:ascii="宋体" w:hAnsi="宋体" w:eastAsia="宋体"/>
          <w:szCs w:val="21"/>
        </w:rPr>
        <w:t>min、0</w:t>
      </w:r>
      <w:r>
        <w:rPr>
          <w:rFonts w:ascii="宋体" w:hAnsi="宋体" w:eastAsia="宋体"/>
          <w:szCs w:val="21"/>
        </w:rPr>
        <w:t>.001</w:t>
      </w:r>
      <w:r>
        <w:rPr>
          <w:rFonts w:hint="eastAsia" w:ascii="宋体" w:hAnsi="宋体" w:eastAsia="宋体"/>
          <w:szCs w:val="21"/>
        </w:rPr>
        <w:t>‰、2</w:t>
      </w:r>
      <w:r>
        <w:rPr>
          <w:rFonts w:ascii="宋体" w:hAnsi="宋体" w:eastAsia="宋体"/>
          <w:szCs w:val="21"/>
        </w:rPr>
        <w:t xml:space="preserve">5.4 </w:t>
      </w:r>
      <w:r>
        <w:rPr>
          <w:rFonts w:hint="eastAsia" w:ascii="宋体" w:hAnsi="宋体" w:eastAsia="宋体"/>
          <w:szCs w:val="21"/>
        </w:rPr>
        <w:t>mm、</w:t>
      </w:r>
      <w:r>
        <w:rPr>
          <w:rFonts w:hint="eastAsia" w:ascii="Times New Roman" w:hAnsi="Times New Roman"/>
          <w:bCs/>
          <w:iCs/>
          <w:sz w:val="18"/>
          <w:szCs w:val="18"/>
        </w:rPr>
        <w:t>101.325 kPa</w:t>
      </w:r>
      <w:r>
        <w:rPr>
          <w:rFonts w:hint="eastAsia" w:ascii="宋体" w:hAnsi="宋体" w:eastAsia="宋体"/>
          <w:szCs w:val="21"/>
        </w:rPr>
        <w:t>等。</w:t>
      </w:r>
    </w:p>
    <w:p>
      <w:pPr>
        <w:spacing w:line="288" w:lineRule="auto"/>
        <w:jc w:val="left"/>
        <w:rPr>
          <w:rFonts w:ascii="宋体" w:hAnsi="宋体" w:eastAsia="宋体"/>
          <w:szCs w:val="21"/>
        </w:rPr>
      </w:pPr>
    </w:p>
    <w:p>
      <w:pPr>
        <w:spacing w:line="288" w:lineRule="auto"/>
        <w:jc w:val="left"/>
        <w:rPr>
          <w:rFonts w:ascii="楷体_GB2312" w:hAnsi="楷体" w:eastAsia="楷体_GB2312"/>
          <w:b/>
          <w:color w:val="0000FF"/>
          <w:szCs w:val="21"/>
        </w:rPr>
      </w:pPr>
      <w:r>
        <w:rPr>
          <w:rFonts w:hint="eastAsia" w:ascii="宋体" w:hAnsi="宋体" w:eastAsia="宋体"/>
          <w:szCs w:val="21"/>
        </w:rPr>
        <w:t>1.2.1 外文应采用正体的场合</w:t>
      </w:r>
      <w:bookmarkStart w:id="23" w:name="OLE_LINK14"/>
      <w:bookmarkStart w:id="24" w:name="OLE_LINK15"/>
      <w:r>
        <w:rPr>
          <w:rFonts w:hint="eastAsia" w:ascii="宋体" w:hAnsi="宋体" w:eastAsia="宋体"/>
          <w:color w:val="0000FF"/>
          <w:szCs w:val="21"/>
        </w:rPr>
        <w:t>【五号宋体】</w:t>
      </w:r>
      <w:bookmarkEnd w:id="23"/>
      <w:bookmarkEnd w:id="24"/>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（1）所有计量单位（米m、摩尔mol、摄氏度℃等）、词头（千k、微μ、兆M等）；</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（2）公式中的运算符号（连加∑、连乘∏、微分d、偏微分∂、有限增量</w:t>
      </w:r>
      <w:r>
        <w:rPr>
          <w:rFonts w:ascii="宋体" w:hAnsi="宋体" w:eastAsia="宋体"/>
          <w:szCs w:val="21"/>
        </w:rPr>
        <w:t>∆</w:t>
      </w:r>
      <w:r>
        <w:rPr>
          <w:rFonts w:hint="eastAsia" w:ascii="宋体" w:hAnsi="宋体" w:eastAsia="宋体"/>
          <w:szCs w:val="21"/>
        </w:rPr>
        <w:t>等）、缩写号（最小min、最大max、极限lim等）、常数符号（圆周率π等）、指数函数（exp）、自然对数（ln）、三角函数等；</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（3）化学元素符号（氧O、氢H、铁Fe等）、pH值；</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（4）仪器、元件、样品等的型号或代号；</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（5）外文缩写（ANSYS、LNG等）；</w:t>
      </w:r>
    </w:p>
    <w:p>
      <w:pPr>
        <w:spacing w:line="288" w:lineRule="auto"/>
        <w:jc w:val="left"/>
        <w:rPr>
          <w:rFonts w:ascii="宋体" w:hAnsi="宋体" w:eastAsia="宋体"/>
          <w:color w:val="0000FF"/>
          <w:szCs w:val="21"/>
        </w:rPr>
      </w:pPr>
      <w:r>
        <w:rPr>
          <w:rFonts w:ascii="宋体" w:hAnsi="宋体" w:eastAsia="宋体"/>
          <w:szCs w:val="21"/>
        </w:rPr>
        <w:tab/>
      </w:r>
      <w:r>
        <w:rPr>
          <w:rFonts w:hint="eastAsia" w:ascii="宋体" w:hAnsi="宋体" w:eastAsia="宋体"/>
          <w:szCs w:val="21"/>
        </w:rPr>
        <w:t>（6）表示序号的拉丁字母（附录A、附录B、附录C等）。</w:t>
      </w:r>
      <w:r>
        <w:rPr>
          <w:rFonts w:hint="eastAsia" w:ascii="宋体" w:hAnsi="宋体" w:eastAsia="宋体"/>
          <w:color w:val="0000FF"/>
          <w:szCs w:val="21"/>
        </w:rPr>
        <w:t>【五号宋体】</w:t>
      </w:r>
    </w:p>
    <w:p>
      <w:pPr>
        <w:spacing w:line="288" w:lineRule="auto"/>
        <w:jc w:val="left"/>
        <w:rPr>
          <w:rFonts w:ascii="宋体" w:hAnsi="宋体" w:eastAsia="宋体"/>
          <w:szCs w:val="21"/>
        </w:rPr>
      </w:pPr>
    </w:p>
    <w:p>
      <w:pPr>
        <w:spacing w:line="288" w:lineRule="auto"/>
        <w:jc w:val="left"/>
        <w:rPr>
          <w:rFonts w:ascii="楷体_GB2312" w:hAnsi="楷体" w:eastAsia="楷体_GB2312"/>
          <w:b/>
          <w:color w:val="0000FF"/>
          <w:szCs w:val="21"/>
        </w:rPr>
      </w:pPr>
      <w:r>
        <w:rPr>
          <w:rFonts w:hint="eastAsia" w:ascii="宋体" w:hAnsi="宋体" w:eastAsia="宋体"/>
          <w:szCs w:val="21"/>
        </w:rPr>
        <w:t>1.2.2 外文应采用斜体的场合</w:t>
      </w:r>
      <w:r>
        <w:rPr>
          <w:rFonts w:hint="eastAsia" w:ascii="宋体" w:hAnsi="宋体" w:eastAsia="宋体"/>
          <w:color w:val="0000FF"/>
          <w:szCs w:val="21"/>
        </w:rPr>
        <w:t>【五号宋体】</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（1）公式中用字母表示的数和一般函数，如</w:t>
      </w:r>
      <w:r>
        <w:rPr>
          <w:rFonts w:hint="eastAsia" w:ascii="宋体" w:hAnsi="宋体" w:eastAsia="宋体"/>
          <w:i/>
          <w:szCs w:val="21"/>
        </w:rPr>
        <w:t>x，y，z，a，b，F</w:t>
      </w:r>
      <w:r>
        <w:rPr>
          <w:rFonts w:hint="eastAsia" w:ascii="宋体" w:hAnsi="宋体" w:eastAsia="宋体"/>
          <w:szCs w:val="21"/>
        </w:rPr>
        <w:t>（</w:t>
      </w:r>
      <w:r>
        <w:rPr>
          <w:rFonts w:hint="eastAsia" w:ascii="宋体" w:hAnsi="宋体" w:eastAsia="宋体"/>
          <w:i/>
          <w:szCs w:val="21"/>
        </w:rPr>
        <w:t>t</w:t>
      </w:r>
      <w:r>
        <w:rPr>
          <w:rFonts w:hint="eastAsia" w:ascii="宋体" w:hAnsi="宋体" w:eastAsia="宋体"/>
          <w:szCs w:val="21"/>
        </w:rPr>
        <w:t>）等；</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（2）量符号，如质量</w:t>
      </w:r>
      <w:r>
        <w:rPr>
          <w:rFonts w:hint="eastAsia" w:ascii="宋体" w:hAnsi="宋体" w:eastAsia="宋体"/>
          <w:i/>
          <w:szCs w:val="21"/>
        </w:rPr>
        <w:t>m</w:t>
      </w:r>
      <w:r>
        <w:rPr>
          <w:rFonts w:hint="eastAsia" w:ascii="宋体" w:hAnsi="宋体" w:eastAsia="宋体"/>
          <w:szCs w:val="21"/>
        </w:rPr>
        <w:t>，电压</w:t>
      </w:r>
      <w:r>
        <w:rPr>
          <w:rFonts w:hint="eastAsia" w:ascii="宋体" w:hAnsi="宋体" w:eastAsia="宋体"/>
          <w:i/>
          <w:szCs w:val="21"/>
        </w:rPr>
        <w:t>V</w:t>
      </w:r>
      <w:r>
        <w:rPr>
          <w:rFonts w:hint="eastAsia" w:ascii="宋体" w:hAnsi="宋体" w:eastAsia="宋体"/>
          <w:szCs w:val="21"/>
        </w:rPr>
        <w:t>，</w:t>
      </w:r>
      <w:r>
        <w:rPr>
          <w:rFonts w:hint="eastAsia" w:ascii="宋体" w:hAnsi="宋体" w:eastAsia="宋体"/>
          <w:i/>
          <w:szCs w:val="21"/>
        </w:rPr>
        <w:t>E</w:t>
      </w:r>
      <w:r>
        <w:rPr>
          <w:rFonts w:hint="eastAsia" w:ascii="宋体" w:hAnsi="宋体" w:eastAsia="宋体"/>
          <w:i/>
          <w:szCs w:val="21"/>
          <w:vertAlign w:val="subscript"/>
        </w:rPr>
        <w:t>i</w:t>
      </w:r>
      <w:r>
        <w:rPr>
          <w:rFonts w:hint="eastAsia" w:ascii="宋体" w:hAnsi="宋体" w:eastAsia="宋体"/>
          <w:szCs w:val="21"/>
        </w:rPr>
        <w:t>等；</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（3）描述传动现象的特征数符号，如雷诺数</w:t>
      </w:r>
      <w:r>
        <w:rPr>
          <w:rFonts w:hint="eastAsia" w:ascii="宋体" w:hAnsi="宋体" w:eastAsia="宋体"/>
          <w:i/>
          <w:szCs w:val="21"/>
        </w:rPr>
        <w:t>Re</w:t>
      </w:r>
      <w:r>
        <w:rPr>
          <w:rFonts w:hint="eastAsia" w:ascii="宋体" w:hAnsi="宋体" w:eastAsia="宋体"/>
          <w:szCs w:val="21"/>
        </w:rPr>
        <w:t>，</w:t>
      </w:r>
      <w:bookmarkStart w:id="25" w:name="OLE_LINK38"/>
      <w:bookmarkStart w:id="26" w:name="OLE_LINK39"/>
      <w:r>
        <w:rPr>
          <w:rFonts w:hint="eastAsia" w:ascii="宋体" w:hAnsi="宋体" w:eastAsia="宋体"/>
          <w:szCs w:val="21"/>
        </w:rPr>
        <w:t>傅里叶数</w:t>
      </w:r>
      <w:r>
        <w:rPr>
          <w:rFonts w:hint="eastAsia" w:ascii="宋体" w:hAnsi="宋体" w:eastAsia="宋体"/>
          <w:i/>
          <w:szCs w:val="21"/>
        </w:rPr>
        <w:t>Fo</w:t>
      </w:r>
      <w:bookmarkEnd w:id="25"/>
      <w:bookmarkEnd w:id="26"/>
      <w:r>
        <w:rPr>
          <w:rFonts w:hint="eastAsia" w:ascii="宋体" w:hAnsi="宋体" w:eastAsia="宋体"/>
          <w:szCs w:val="21"/>
        </w:rPr>
        <w:t>等；</w:t>
      </w:r>
    </w:p>
    <w:p>
      <w:pPr>
        <w:spacing w:line="288" w:lineRule="auto"/>
        <w:jc w:val="left"/>
        <w:rPr>
          <w:rFonts w:ascii="宋体" w:hAnsi="宋体" w:eastAsia="宋体"/>
          <w:color w:val="0000FF"/>
          <w:szCs w:val="21"/>
        </w:rPr>
      </w:pPr>
      <w:r>
        <w:rPr>
          <w:rFonts w:ascii="宋体" w:hAnsi="宋体" w:eastAsia="宋体"/>
          <w:szCs w:val="21"/>
        </w:rPr>
        <w:tab/>
      </w:r>
      <w:r>
        <w:rPr>
          <w:rFonts w:hint="eastAsia" w:ascii="宋体" w:hAnsi="宋体" w:eastAsia="宋体"/>
          <w:szCs w:val="21"/>
        </w:rPr>
        <w:t>（4）矩阵符号、矢量、张量用黑斜体，如矩阵</w:t>
      </w:r>
      <w:r>
        <w:rPr>
          <w:rFonts w:hint="eastAsia" w:ascii="宋体" w:hAnsi="宋体" w:eastAsia="宋体"/>
          <w:b/>
          <w:i/>
          <w:szCs w:val="21"/>
        </w:rPr>
        <w:t>A</w:t>
      </w:r>
      <w:r>
        <w:rPr>
          <w:rFonts w:hint="eastAsia" w:ascii="宋体" w:hAnsi="宋体" w:eastAsia="宋体"/>
          <w:szCs w:val="21"/>
        </w:rPr>
        <w:t>等。</w:t>
      </w:r>
      <w:r>
        <w:rPr>
          <w:rFonts w:hint="eastAsia" w:ascii="宋体" w:hAnsi="宋体" w:eastAsia="宋体"/>
          <w:color w:val="0000FF"/>
          <w:szCs w:val="21"/>
        </w:rPr>
        <w:t>【五号宋体】</w:t>
      </w:r>
    </w:p>
    <w:p>
      <w:pPr>
        <w:spacing w:line="288" w:lineRule="auto"/>
        <w:jc w:val="left"/>
        <w:rPr>
          <w:rFonts w:ascii="宋体" w:hAnsi="宋体" w:eastAsia="宋体"/>
          <w:szCs w:val="21"/>
        </w:rPr>
      </w:pPr>
    </w:p>
    <w:p>
      <w:pPr>
        <w:spacing w:line="288" w:lineRule="auto"/>
        <w:jc w:val="left"/>
        <w:rPr>
          <w:rFonts w:ascii="楷体_GB2312" w:hAnsi="楷体" w:eastAsia="楷体_GB2312"/>
          <w:b/>
          <w:color w:val="00B050"/>
          <w:szCs w:val="21"/>
        </w:rPr>
      </w:pPr>
      <w:r>
        <w:rPr>
          <w:rFonts w:hint="eastAsia" w:ascii="楷体_GB2312" w:hAnsi="楷体" w:eastAsia="楷体_GB2312"/>
          <w:szCs w:val="21"/>
        </w:rPr>
        <w:t>1.3  公式</w:t>
      </w:r>
      <w:bookmarkStart w:id="27" w:name="OLE_LINK18"/>
      <w:bookmarkStart w:id="28" w:name="OLE_LINK17"/>
      <w:r>
        <w:rPr>
          <w:rFonts w:hint="eastAsia" w:ascii="楷体_GB2312" w:hAnsi="楷体" w:eastAsia="楷体_GB2312"/>
          <w:b/>
          <w:color w:val="0000FF"/>
          <w:szCs w:val="21"/>
        </w:rPr>
        <w:t>【</w:t>
      </w:r>
      <w:r>
        <w:rPr>
          <w:rFonts w:hint="eastAsia" w:ascii="楷体" w:hAnsi="楷体" w:eastAsia="楷体"/>
          <w:color w:val="0000FF"/>
        </w:rPr>
        <w:t>5号楷体</w:t>
      </w:r>
      <w:r>
        <w:rPr>
          <w:rFonts w:hint="eastAsia" w:ascii="楷体_GB2312" w:hAnsi="楷体" w:eastAsia="楷体_GB2312"/>
          <w:b/>
          <w:color w:val="0000FF"/>
          <w:szCs w:val="21"/>
        </w:rPr>
        <w:t>】</w:t>
      </w:r>
      <w:bookmarkEnd w:id="27"/>
      <w:bookmarkEnd w:id="28"/>
    </w:p>
    <w:p>
      <w:pPr>
        <w:spacing w:line="288" w:lineRule="auto"/>
        <w:jc w:val="left"/>
        <w:rPr>
          <w:rFonts w:ascii="宋体" w:hAnsi="宋体" w:eastAsia="宋体"/>
          <w:szCs w:val="21"/>
        </w:rPr>
      </w:pPr>
      <w:r>
        <w:rPr>
          <w:rFonts w:hint="eastAsia" w:ascii="楷体" w:hAnsi="楷体" w:eastAsia="楷体"/>
          <w:color w:val="00B050"/>
          <w:szCs w:val="21"/>
        </w:rPr>
        <w:tab/>
      </w:r>
      <w:r>
        <w:rPr>
          <w:rFonts w:hint="eastAsia" w:ascii="宋体" w:hAnsi="宋体" w:eastAsia="宋体"/>
          <w:szCs w:val="21"/>
        </w:rPr>
        <w:t>科技论文中公式的规范使用可参考</w:t>
      </w:r>
      <w:r>
        <w:rPr>
          <w:rFonts w:ascii="宋体" w:hAnsi="宋体" w:eastAsia="宋体"/>
          <w:szCs w:val="21"/>
        </w:rPr>
        <w:t>GB/T 7713.3</w:t>
      </w:r>
      <w:r>
        <w:rPr>
          <w:rFonts w:hint="eastAsia" w:ascii="宋体" w:hAnsi="宋体" w:eastAsia="宋体"/>
          <w:szCs w:val="21"/>
        </w:rPr>
        <w:t>—</w:t>
      </w:r>
      <w:r>
        <w:rPr>
          <w:rFonts w:ascii="宋体" w:hAnsi="宋体" w:eastAsia="宋体"/>
          <w:szCs w:val="21"/>
        </w:rPr>
        <w:t>2014</w:t>
      </w:r>
      <w:r>
        <w:rPr>
          <w:rFonts w:hint="eastAsia" w:ascii="宋体" w:hAnsi="宋体" w:eastAsia="宋体"/>
          <w:szCs w:val="21"/>
        </w:rPr>
        <w:t>《科技报告编写规则》，公式序号用（1）、（2）、（3）形式，以此类推，范例如下：</w:t>
      </w:r>
    </w:p>
    <w:p>
      <w:pPr>
        <w:spacing w:line="288" w:lineRule="auto"/>
        <w:ind w:firstLine="360" w:firstLineChars="200"/>
        <w:jc w:val="left"/>
        <w:rPr>
          <w:rFonts w:ascii="宋体" w:hAnsi="宋体" w:eastAsia="宋体"/>
          <w:szCs w:val="21"/>
        </w:rPr>
      </w:pPr>
      <w:r>
        <w:rPr>
          <w:rFonts w:hint="eastAsia" w:ascii="Times New Roman" w:hAnsi="Times New Roman"/>
          <w:bCs/>
          <w:i/>
          <w:position w:val="-24"/>
          <w:sz w:val="18"/>
          <w:szCs w:val="18"/>
        </w:rPr>
        <w:object>
          <v:shape id="_x0000_i1025" o:spt="75" type="#_x0000_t75" style="height:31.35pt;width:105.1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宋体" w:hAnsi="宋体" w:eastAsia="宋体"/>
          <w:szCs w:val="21"/>
        </w:rPr>
        <w:t xml:space="preserve">              （1）</w:t>
      </w:r>
    </w:p>
    <w:p>
      <w:pPr>
        <w:spacing w:line="288" w:lineRule="auto"/>
        <w:ind w:firstLine="420" w:firstLineChars="200"/>
        <w:jc w:val="left"/>
        <w:rPr>
          <w:rFonts w:ascii="宋体" w:hAnsi="宋体" w:eastAsia="宋体"/>
          <w:szCs w:val="21"/>
        </w:rPr>
      </w:pPr>
      <w:r>
        <w:rPr>
          <w:rFonts w:hint="eastAsia" w:ascii="宋体" w:hAnsi="宋体" w:eastAsia="宋体"/>
          <w:szCs w:val="21"/>
        </w:rPr>
        <w:t>式中:</w:t>
      </w:r>
      <w:r>
        <w:rPr>
          <w:rFonts w:ascii="宋体" w:hAnsi="宋体" w:eastAsia="宋体"/>
          <w:i/>
          <w:szCs w:val="21"/>
        </w:rPr>
        <w:t>y</w:t>
      </w:r>
      <w:r>
        <w:rPr>
          <w:rFonts w:hint="eastAsia" w:ascii="宋体" w:hAnsi="宋体" w:eastAsia="宋体"/>
          <w:sz w:val="18"/>
          <w:szCs w:val="18"/>
        </w:rPr>
        <w:t>为</w:t>
      </w:r>
      <w:r>
        <w:rPr>
          <w:rFonts w:ascii="宋体" w:hAnsi="宋体" w:eastAsia="宋体"/>
          <w:szCs w:val="21"/>
        </w:rPr>
        <w:t>塔顶的挠度值，mm</w:t>
      </w:r>
      <w:r>
        <w:rPr>
          <w:rFonts w:hint="eastAsia" w:ascii="宋体" w:hAnsi="宋体" w:eastAsia="宋体"/>
          <w:szCs w:val="21"/>
        </w:rPr>
        <w:t>；</w:t>
      </w:r>
      <w:r>
        <w:rPr>
          <w:rFonts w:ascii="宋体" w:hAnsi="宋体" w:eastAsia="宋体"/>
          <w:i/>
          <w:szCs w:val="21"/>
        </w:rPr>
        <w:t>H</w:t>
      </w:r>
      <w:r>
        <w:rPr>
          <w:rFonts w:hint="eastAsia" w:ascii="宋体" w:hAnsi="宋体" w:eastAsia="宋体"/>
          <w:sz w:val="18"/>
          <w:szCs w:val="18"/>
        </w:rPr>
        <w:t>为</w:t>
      </w:r>
      <w:r>
        <w:rPr>
          <w:rFonts w:ascii="宋体" w:hAnsi="宋体" w:eastAsia="宋体"/>
          <w:szCs w:val="21"/>
        </w:rPr>
        <w:t>塔式容器的总高，mm</w:t>
      </w:r>
      <w:r>
        <w:rPr>
          <w:rFonts w:hint="eastAsia" w:ascii="宋体" w:hAnsi="宋体" w:eastAsia="宋体"/>
          <w:szCs w:val="21"/>
        </w:rPr>
        <w:t>；</w:t>
      </w:r>
      <w:r>
        <w:rPr>
          <w:rFonts w:ascii="宋体" w:hAnsi="宋体" w:eastAsia="宋体"/>
          <w:i/>
          <w:szCs w:val="21"/>
        </w:rPr>
        <w:t>E</w:t>
      </w:r>
      <w:r>
        <w:rPr>
          <w:rFonts w:ascii="宋体" w:hAnsi="宋体" w:eastAsia="宋体"/>
          <w:szCs w:val="21"/>
          <w:vertAlign w:val="superscript"/>
        </w:rPr>
        <w:t>t</w:t>
      </w:r>
      <w:r>
        <w:rPr>
          <w:rFonts w:hint="eastAsia" w:ascii="宋体" w:hAnsi="宋体" w:eastAsia="宋体"/>
          <w:sz w:val="18"/>
          <w:szCs w:val="18"/>
        </w:rPr>
        <w:t>为</w:t>
      </w:r>
      <w:r>
        <w:rPr>
          <w:rFonts w:ascii="宋体" w:hAnsi="宋体" w:eastAsia="宋体"/>
          <w:szCs w:val="21"/>
        </w:rPr>
        <w:t>塔体材料设计温度下的弹性模量，MPa</w:t>
      </w:r>
      <w:r>
        <w:rPr>
          <w:rFonts w:hint="eastAsia" w:ascii="宋体" w:hAnsi="宋体" w:eastAsia="宋体"/>
          <w:szCs w:val="21"/>
        </w:rPr>
        <w:t>；</w:t>
      </w:r>
      <w:r>
        <w:rPr>
          <w:rFonts w:ascii="宋体" w:hAnsi="宋体" w:eastAsia="宋体"/>
          <w:i/>
          <w:szCs w:val="21"/>
        </w:rPr>
        <w:t>I</w:t>
      </w:r>
      <w:r>
        <w:rPr>
          <w:rFonts w:hint="eastAsia" w:ascii="宋体" w:hAnsi="宋体" w:eastAsia="宋体"/>
          <w:sz w:val="18"/>
          <w:szCs w:val="18"/>
        </w:rPr>
        <w:t>为</w:t>
      </w:r>
      <w:r>
        <w:rPr>
          <w:rFonts w:ascii="宋体" w:hAnsi="宋体" w:eastAsia="宋体"/>
          <w:szCs w:val="21"/>
        </w:rPr>
        <w:t>塔体截面的轴惯性矩，mm</w:t>
      </w:r>
      <w:r>
        <w:rPr>
          <w:rFonts w:ascii="宋体" w:hAnsi="宋体" w:eastAsia="宋体"/>
          <w:szCs w:val="21"/>
          <w:vertAlign w:val="superscript"/>
        </w:rPr>
        <w:t>4</w:t>
      </w:r>
      <w:r>
        <w:rPr>
          <w:rFonts w:hint="eastAsia" w:ascii="宋体" w:hAnsi="宋体" w:eastAsia="宋体"/>
          <w:szCs w:val="21"/>
        </w:rPr>
        <w:t>；</w:t>
      </w:r>
      <w:r>
        <w:rPr>
          <w:rFonts w:ascii="宋体" w:hAnsi="宋体" w:eastAsia="宋体"/>
          <w:i/>
          <w:szCs w:val="21"/>
        </w:rPr>
        <w:t>P</w:t>
      </w:r>
      <w:r>
        <w:rPr>
          <w:rFonts w:ascii="宋体" w:hAnsi="宋体" w:eastAsia="宋体"/>
          <w:szCs w:val="21"/>
          <w:vertAlign w:val="subscript"/>
        </w:rPr>
        <w:t>t</w:t>
      </w:r>
      <w:r>
        <w:rPr>
          <w:rFonts w:hint="eastAsia" w:ascii="宋体" w:hAnsi="宋体" w:eastAsia="宋体"/>
          <w:sz w:val="18"/>
          <w:szCs w:val="18"/>
        </w:rPr>
        <w:t>为</w:t>
      </w:r>
      <w:r>
        <w:rPr>
          <w:rFonts w:ascii="宋体" w:hAnsi="宋体" w:eastAsia="宋体"/>
          <w:szCs w:val="21"/>
        </w:rPr>
        <w:t>塔式容器顶部单位长度的风载荷，N/mm</w:t>
      </w:r>
      <w:r>
        <w:rPr>
          <w:rFonts w:hint="eastAsia" w:ascii="宋体" w:hAnsi="宋体" w:eastAsia="宋体"/>
          <w:szCs w:val="21"/>
        </w:rPr>
        <w:t>；</w:t>
      </w:r>
      <w:r>
        <w:rPr>
          <w:rFonts w:ascii="宋体" w:hAnsi="宋体" w:eastAsia="宋体"/>
          <w:i/>
          <w:szCs w:val="21"/>
        </w:rPr>
        <w:t>P</w:t>
      </w:r>
      <w:r>
        <w:rPr>
          <w:rFonts w:ascii="宋体" w:hAnsi="宋体" w:eastAsia="宋体"/>
          <w:szCs w:val="21"/>
          <w:vertAlign w:val="subscript"/>
        </w:rPr>
        <w:t>0</w:t>
      </w:r>
      <w:r>
        <w:rPr>
          <w:rFonts w:hint="eastAsia" w:ascii="宋体" w:hAnsi="宋体" w:eastAsia="宋体"/>
          <w:sz w:val="18"/>
          <w:szCs w:val="18"/>
        </w:rPr>
        <w:t>为</w:t>
      </w:r>
      <w:r>
        <w:rPr>
          <w:rFonts w:ascii="宋体" w:hAnsi="宋体" w:eastAsia="宋体"/>
          <w:szCs w:val="21"/>
        </w:rPr>
        <w:t>距地面10</w:t>
      </w:r>
      <w:r>
        <w:rPr>
          <w:rFonts w:hint="eastAsia" w:ascii="宋体" w:hAnsi="宋体" w:eastAsia="宋体"/>
          <w:szCs w:val="21"/>
        </w:rPr>
        <w:t xml:space="preserve"> </w:t>
      </w:r>
      <w:r>
        <w:rPr>
          <w:rFonts w:ascii="宋体" w:hAnsi="宋体" w:eastAsia="宋体"/>
          <w:szCs w:val="21"/>
        </w:rPr>
        <w:t>m高度处单位长度的风载荷，N/mm</w:t>
      </w:r>
      <w:r>
        <w:rPr>
          <w:rFonts w:hint="eastAsia" w:ascii="宋体" w:hAnsi="宋体" w:eastAsia="宋体"/>
          <w:szCs w:val="21"/>
        </w:rPr>
        <w:t>。</w:t>
      </w:r>
    </w:p>
    <w:p>
      <w:pPr>
        <w:spacing w:line="288" w:lineRule="auto"/>
        <w:ind w:firstLine="420" w:firstLineChars="200"/>
        <w:jc w:val="left"/>
        <w:rPr>
          <w:rFonts w:ascii="宋体" w:hAnsi="宋体" w:eastAsia="宋体"/>
          <w:szCs w:val="21"/>
        </w:rPr>
      </w:pPr>
      <w:r>
        <w:rPr>
          <w:rFonts w:hint="eastAsia" w:ascii="宋体" w:hAnsi="宋体" w:eastAsia="宋体"/>
          <w:szCs w:val="21"/>
        </w:rPr>
        <w:t>注意：</w:t>
      </w:r>
    </w:p>
    <w:p>
      <w:pPr>
        <w:spacing w:line="288" w:lineRule="auto"/>
        <w:ind w:firstLine="420" w:firstLineChars="200"/>
        <w:jc w:val="left"/>
        <w:rPr>
          <w:rFonts w:ascii="宋体" w:hAnsi="宋体" w:eastAsia="宋体"/>
          <w:szCs w:val="21"/>
        </w:rPr>
      </w:pPr>
      <w:r>
        <w:rPr>
          <w:rFonts w:hint="eastAsia" w:ascii="宋体" w:hAnsi="宋体" w:eastAsia="宋体"/>
          <w:szCs w:val="21"/>
        </w:rPr>
        <w:t>（1）公式中出现的变量都应该解释含义；</w:t>
      </w:r>
    </w:p>
    <w:p>
      <w:pPr>
        <w:spacing w:line="288" w:lineRule="auto"/>
        <w:ind w:firstLine="420" w:firstLineChars="200"/>
        <w:jc w:val="left"/>
        <w:rPr>
          <w:rFonts w:ascii="宋体" w:hAnsi="宋体" w:eastAsia="宋体"/>
          <w:szCs w:val="21"/>
        </w:rPr>
      </w:pPr>
      <w:r>
        <w:rPr>
          <w:rFonts w:hint="eastAsia" w:ascii="宋体" w:hAnsi="宋体" w:eastAsia="宋体"/>
          <w:szCs w:val="21"/>
        </w:rPr>
        <w:t>（2）所有公式用MathType编辑器编辑；</w:t>
      </w:r>
    </w:p>
    <w:p>
      <w:pPr>
        <w:spacing w:line="288" w:lineRule="auto"/>
        <w:ind w:firstLine="420" w:firstLineChars="200"/>
        <w:jc w:val="left"/>
        <w:rPr>
          <w:rFonts w:ascii="宋体" w:hAnsi="宋体" w:eastAsia="宋体"/>
          <w:color w:val="0000FF"/>
          <w:szCs w:val="21"/>
        </w:rPr>
      </w:pPr>
      <w:r>
        <w:rPr>
          <w:rFonts w:hint="eastAsia" w:ascii="宋体" w:hAnsi="宋体" w:eastAsia="宋体"/>
          <w:szCs w:val="21"/>
        </w:rPr>
        <w:t>（3）公式不能是图片。</w:t>
      </w:r>
      <w:r>
        <w:rPr>
          <w:rFonts w:hint="eastAsia" w:ascii="宋体" w:hAnsi="宋体" w:eastAsia="宋体"/>
          <w:color w:val="0000FF"/>
          <w:szCs w:val="21"/>
        </w:rPr>
        <w:t>【五号宋体】</w:t>
      </w:r>
    </w:p>
    <w:p>
      <w:pPr>
        <w:spacing w:line="288" w:lineRule="auto"/>
        <w:ind w:firstLine="420" w:firstLineChars="200"/>
        <w:jc w:val="left"/>
        <w:rPr>
          <w:rFonts w:ascii="宋体" w:hAnsi="宋体" w:eastAsia="宋体"/>
          <w:szCs w:val="21"/>
        </w:rPr>
      </w:pPr>
    </w:p>
    <w:p>
      <w:pPr>
        <w:spacing w:line="288" w:lineRule="auto"/>
        <w:jc w:val="left"/>
        <w:rPr>
          <w:rFonts w:ascii="楷体_GB2312" w:hAnsi="楷体" w:eastAsia="楷体_GB2312"/>
          <w:b/>
          <w:color w:val="00B050"/>
          <w:szCs w:val="21"/>
        </w:rPr>
      </w:pPr>
      <w:r>
        <w:rPr>
          <w:rFonts w:hint="eastAsia" w:ascii="楷体_GB2312" w:hAnsi="楷体" w:eastAsia="楷体_GB2312"/>
          <w:szCs w:val="21"/>
        </w:rPr>
        <w:t xml:space="preserve">1.4  </w:t>
      </w:r>
      <w:bookmarkStart w:id="29" w:name="_Hlk523905410"/>
      <w:r>
        <w:rPr>
          <w:rFonts w:hint="eastAsia" w:ascii="楷体_GB2312" w:hAnsi="楷体" w:eastAsia="楷体_GB2312"/>
          <w:szCs w:val="21"/>
        </w:rPr>
        <w:t>插图</w:t>
      </w:r>
      <w:bookmarkEnd w:id="29"/>
      <w:bookmarkStart w:id="30" w:name="OLE_LINK30"/>
      <w:bookmarkStart w:id="31" w:name="OLE_LINK29"/>
      <w:r>
        <w:rPr>
          <w:rFonts w:hint="eastAsia" w:ascii="楷体_GB2312" w:hAnsi="楷体" w:eastAsia="楷体_GB2312"/>
          <w:b/>
          <w:color w:val="0000FF"/>
          <w:szCs w:val="21"/>
        </w:rPr>
        <w:t>【</w:t>
      </w:r>
      <w:r>
        <w:rPr>
          <w:rFonts w:hint="eastAsia" w:ascii="楷体" w:hAnsi="楷体" w:eastAsia="楷体"/>
          <w:color w:val="0000FF"/>
        </w:rPr>
        <w:t>5号楷体</w:t>
      </w:r>
      <w:r>
        <w:rPr>
          <w:rFonts w:hint="eastAsia" w:ascii="楷体_GB2312" w:hAnsi="楷体" w:eastAsia="楷体_GB2312"/>
          <w:b/>
          <w:color w:val="0000FF"/>
          <w:szCs w:val="21"/>
        </w:rPr>
        <w:t>】</w:t>
      </w:r>
      <w:bookmarkEnd w:id="30"/>
      <w:bookmarkEnd w:id="31"/>
    </w:p>
    <w:p>
      <w:pPr>
        <w:spacing w:line="288" w:lineRule="auto"/>
        <w:jc w:val="left"/>
        <w:rPr>
          <w:rFonts w:ascii="宋体" w:hAnsi="宋体" w:eastAsia="宋体"/>
          <w:szCs w:val="21"/>
        </w:rPr>
      </w:pPr>
      <w:r>
        <w:rPr>
          <w:rFonts w:hint="eastAsia" w:ascii="楷体" w:hAnsi="楷体" w:eastAsia="楷体"/>
          <w:szCs w:val="21"/>
        </w:rPr>
        <w:tab/>
      </w:r>
      <w:r>
        <w:rPr>
          <w:rFonts w:hint="eastAsia" w:ascii="宋体" w:hAnsi="宋体" w:eastAsia="宋体"/>
          <w:szCs w:val="21"/>
        </w:rPr>
        <w:t>科技论文的插图可以配合论文的内容，补充文字或公式等所不能表达清楚的问题，利于节约、活跃和美化版面。插图一般由图序（插图的序号，采用图</w:t>
      </w:r>
      <w:r>
        <w:rPr>
          <w:rFonts w:ascii="宋体" w:hAnsi="宋体" w:eastAsia="宋体"/>
          <w:szCs w:val="21"/>
        </w:rPr>
        <w:t>1、图2、图3形式，以此类推</w:t>
      </w:r>
      <w:r>
        <w:rPr>
          <w:rFonts w:hint="eastAsia" w:ascii="宋体" w:hAnsi="宋体" w:eastAsia="宋体"/>
          <w:szCs w:val="21"/>
        </w:rPr>
        <w:t>）、图题（插图的标题，包含英文）、图例（插图中不同形状符号的意义）、图注（插图中所标注的符号、标记、代码及所需说明的事项）、主图等构成。插图中的文字统一采用中文，六号宋体。</w:t>
      </w:r>
    </w:p>
    <w:p>
      <w:pPr>
        <w:spacing w:line="288" w:lineRule="auto"/>
        <w:ind w:firstLine="420" w:firstLineChars="200"/>
        <w:jc w:val="left"/>
        <w:rPr>
          <w:rFonts w:ascii="宋体" w:hAnsi="宋体" w:eastAsia="宋体"/>
          <w:szCs w:val="21"/>
        </w:rPr>
      </w:pPr>
      <w:r>
        <w:rPr>
          <w:rFonts w:hint="eastAsia" w:ascii="宋体" w:hAnsi="宋体" w:eastAsia="宋体"/>
          <w:szCs w:val="21"/>
        </w:rPr>
        <w:t>注意：</w:t>
      </w:r>
    </w:p>
    <w:p>
      <w:pPr>
        <w:pStyle w:val="13"/>
        <w:numPr>
          <w:ilvl w:val="0"/>
          <w:numId w:val="2"/>
        </w:numPr>
        <w:spacing w:line="288" w:lineRule="auto"/>
        <w:ind w:firstLineChars="0"/>
        <w:jc w:val="left"/>
        <w:rPr>
          <w:rFonts w:ascii="宋体" w:hAnsi="宋体" w:eastAsia="宋体"/>
          <w:color w:val="0000FF"/>
          <w:szCs w:val="21"/>
        </w:rPr>
      </w:pPr>
      <w:r>
        <w:rPr>
          <w:rFonts w:hint="eastAsia" w:ascii="宋体" w:hAnsi="宋体" w:eastAsia="宋体"/>
          <w:szCs w:val="21"/>
        </w:rPr>
        <w:t>所有图名需给出英文图名，包括小图名；</w:t>
      </w:r>
    </w:p>
    <w:p>
      <w:pPr>
        <w:pStyle w:val="13"/>
        <w:numPr>
          <w:ilvl w:val="0"/>
          <w:numId w:val="2"/>
        </w:numPr>
        <w:spacing w:line="288" w:lineRule="auto"/>
        <w:ind w:firstLineChars="0"/>
        <w:jc w:val="left"/>
        <w:rPr>
          <w:rFonts w:ascii="宋体" w:hAnsi="宋体" w:eastAsia="宋体"/>
          <w:color w:val="0000FF"/>
          <w:szCs w:val="21"/>
        </w:rPr>
      </w:pPr>
      <w:r>
        <w:rPr>
          <w:rFonts w:hint="eastAsia" w:ascii="宋体" w:hAnsi="宋体" w:eastAsia="宋体"/>
          <w:szCs w:val="21"/>
        </w:rPr>
        <w:t>图上所有文字保证清晰可见，文字不能压图。</w:t>
      </w:r>
      <w:bookmarkStart w:id="32" w:name="OLE_LINK20"/>
      <w:bookmarkStart w:id="33" w:name="OLE_LINK19"/>
    </w:p>
    <w:p>
      <w:pPr>
        <w:pStyle w:val="13"/>
        <w:numPr>
          <w:ilvl w:val="0"/>
          <w:numId w:val="2"/>
        </w:numPr>
        <w:spacing w:line="288" w:lineRule="auto"/>
        <w:ind w:firstLineChars="0"/>
        <w:jc w:val="left"/>
        <w:rPr>
          <w:rFonts w:ascii="宋体" w:hAnsi="宋体" w:eastAsia="宋体"/>
          <w:color w:val="0000FF"/>
          <w:szCs w:val="21"/>
        </w:rPr>
      </w:pPr>
      <w:r>
        <w:rPr>
          <w:rFonts w:hint="eastAsia" w:ascii="宋体" w:hAnsi="宋体" w:eastAsia="宋体"/>
          <w:szCs w:val="21"/>
        </w:rPr>
        <w:t>照片图上不要出现手写字。</w:t>
      </w:r>
      <w:r>
        <w:rPr>
          <w:rFonts w:hint="eastAsia" w:ascii="宋体" w:hAnsi="宋体" w:eastAsia="宋体"/>
          <w:color w:val="0000FF"/>
          <w:szCs w:val="21"/>
        </w:rPr>
        <w:t>【五号宋体】</w:t>
      </w:r>
      <w:bookmarkEnd w:id="32"/>
      <w:bookmarkEnd w:id="33"/>
    </w:p>
    <w:p>
      <w:pPr>
        <w:pStyle w:val="13"/>
        <w:spacing w:line="288" w:lineRule="auto"/>
        <w:ind w:left="1140" w:firstLine="0" w:firstLineChars="0"/>
        <w:jc w:val="left"/>
        <w:rPr>
          <w:rFonts w:ascii="宋体" w:hAnsi="宋体" w:eastAsia="宋体"/>
          <w:color w:val="0000FF"/>
          <w:szCs w:val="21"/>
        </w:rPr>
      </w:pPr>
    </w:p>
    <w:p>
      <w:pPr>
        <w:spacing w:line="288" w:lineRule="auto"/>
        <w:jc w:val="left"/>
        <w:rPr>
          <w:rFonts w:ascii="宋体" w:hAnsi="宋体" w:eastAsia="宋体"/>
          <w:szCs w:val="21"/>
        </w:rPr>
      </w:pPr>
      <w:r>
        <w:rPr>
          <w:rFonts w:hint="eastAsia" w:ascii="宋体" w:hAnsi="宋体" w:eastAsia="宋体"/>
          <w:szCs w:val="21"/>
        </w:rPr>
        <w:t xml:space="preserve">1.4.1 </w:t>
      </w:r>
      <w:bookmarkStart w:id="34" w:name="_Hlk523905336"/>
      <w:r>
        <w:rPr>
          <w:rFonts w:hint="eastAsia" w:ascii="宋体" w:hAnsi="宋体" w:eastAsia="宋体"/>
          <w:szCs w:val="21"/>
        </w:rPr>
        <w:t xml:space="preserve"> 坐标图</w:t>
      </w:r>
      <w:bookmarkStart w:id="35" w:name="OLE_LINK23"/>
      <w:bookmarkStart w:id="36" w:name="OLE_LINK21"/>
      <w:bookmarkStart w:id="37" w:name="OLE_LINK22"/>
      <w:r>
        <w:rPr>
          <w:rFonts w:hint="eastAsia" w:ascii="宋体" w:hAnsi="宋体" w:eastAsia="宋体"/>
          <w:color w:val="0000FF"/>
          <w:szCs w:val="21"/>
        </w:rPr>
        <w:t>【五号宋体】</w:t>
      </w:r>
      <w:bookmarkEnd w:id="35"/>
      <w:bookmarkEnd w:id="36"/>
      <w:bookmarkEnd w:id="37"/>
    </w:p>
    <w:p>
      <w:pPr>
        <w:spacing w:line="288" w:lineRule="auto"/>
        <w:jc w:val="left"/>
        <w:rPr>
          <w:rFonts w:ascii="宋体" w:hAnsi="宋体" w:eastAsia="宋体"/>
          <w:szCs w:val="21"/>
        </w:rPr>
      </w:pPr>
      <w:r>
        <w:rPr>
          <w:rFonts w:hint="eastAsia" w:ascii="宋体" w:hAnsi="宋体" w:eastAsia="宋体"/>
          <w:color w:val="00B050"/>
          <w:szCs w:val="21"/>
        </w:rPr>
        <w:tab/>
      </w:r>
      <w:r>
        <w:rPr>
          <w:rFonts w:hint="eastAsia" w:ascii="宋体" w:hAnsi="宋体" w:eastAsia="宋体"/>
          <w:szCs w:val="21"/>
        </w:rPr>
        <w:t>坐标图一般用横纵两个坐标表示两个可变因素，自变量标在横轴（</w:t>
      </w:r>
      <w:r>
        <w:rPr>
          <w:rFonts w:hint="eastAsia" w:ascii="Times New Roman" w:hAnsi="Times New Roman"/>
          <w:bCs/>
          <w:i/>
          <w:sz w:val="18"/>
          <w:szCs w:val="18"/>
        </w:rPr>
        <w:t>x</w:t>
      </w:r>
      <w:r>
        <w:rPr>
          <w:rFonts w:hint="eastAsia" w:ascii="宋体" w:hAnsi="宋体" w:eastAsia="宋体"/>
          <w:szCs w:val="21"/>
        </w:rPr>
        <w:t>轴）上，因变量标在纵轴（</w:t>
      </w:r>
      <w:r>
        <w:rPr>
          <w:rFonts w:hint="eastAsia" w:ascii="Times New Roman" w:hAnsi="Times New Roman"/>
          <w:bCs/>
          <w:i/>
          <w:sz w:val="18"/>
          <w:szCs w:val="18"/>
        </w:rPr>
        <w:t>y</w:t>
      </w:r>
      <w:r>
        <w:rPr>
          <w:rFonts w:hint="eastAsia" w:ascii="宋体" w:hAnsi="宋体" w:eastAsia="宋体"/>
          <w:szCs w:val="21"/>
        </w:rPr>
        <w:t>轴）上。坐标图的主图通常包括坐标轴、标目（坐标轴的含义，通常由量名称量符号/单位符号组成）、标值线（坐标轴的刻度线）、标值（标值线对应的数字）等。坐标图示例如图1所示。</w:t>
      </w:r>
    </w:p>
    <w:p>
      <w:pPr>
        <w:spacing w:line="288" w:lineRule="auto"/>
        <w:jc w:val="center"/>
        <w:rPr>
          <w:rFonts w:ascii="宋体" w:hAnsi="宋体" w:eastAsia="宋体"/>
          <w:sz w:val="18"/>
          <w:szCs w:val="18"/>
        </w:rPr>
      </w:pPr>
      <w:r>
        <w:drawing>
          <wp:inline distT="0" distB="0" distL="114300" distR="114300">
            <wp:extent cx="3042285" cy="1537970"/>
            <wp:effectExtent l="0" t="0" r="5715" b="508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8"/>
                    <a:stretch>
                      <a:fillRect/>
                    </a:stretch>
                  </pic:blipFill>
                  <pic:spPr>
                    <a:xfrm>
                      <a:off x="0" y="0"/>
                      <a:ext cx="3042285" cy="1537970"/>
                    </a:xfrm>
                    <a:prstGeom prst="rect">
                      <a:avLst/>
                    </a:prstGeom>
                    <a:noFill/>
                    <a:ln>
                      <a:noFill/>
                    </a:ln>
                  </pic:spPr>
                </pic:pic>
              </a:graphicData>
            </a:graphic>
          </wp:inline>
        </w:drawing>
      </w:r>
    </w:p>
    <w:p>
      <w:pPr>
        <w:spacing w:line="288" w:lineRule="auto"/>
        <w:jc w:val="center"/>
        <w:rPr>
          <w:rFonts w:ascii="宋体" w:hAnsi="宋体" w:eastAsia="宋体"/>
          <w:color w:val="0000FF"/>
          <w:sz w:val="18"/>
          <w:szCs w:val="18"/>
        </w:rPr>
      </w:pPr>
      <w:r>
        <w:rPr>
          <w:rFonts w:hint="eastAsia" w:ascii="宋体" w:hAnsi="宋体" w:eastAsia="宋体"/>
          <w:sz w:val="18"/>
          <w:szCs w:val="18"/>
        </w:rPr>
        <w:t>图1  坐标图示例</w:t>
      </w:r>
      <w:r>
        <w:rPr>
          <w:rFonts w:hint="eastAsia" w:ascii="宋体" w:hAnsi="宋体" w:eastAsia="宋体"/>
          <w:color w:val="0000FF"/>
          <w:sz w:val="18"/>
          <w:szCs w:val="18"/>
        </w:rPr>
        <w:t>【小五号宋体，居中】</w:t>
      </w:r>
    </w:p>
    <w:p>
      <w:pPr>
        <w:spacing w:line="276" w:lineRule="auto"/>
        <w:jc w:val="center"/>
        <w:rPr>
          <w:rFonts w:ascii="宋体" w:hAnsi="宋体" w:eastAsia="宋体"/>
          <w:color w:val="0000FF"/>
          <w:sz w:val="18"/>
          <w:szCs w:val="18"/>
        </w:rPr>
      </w:pPr>
      <w:r>
        <w:rPr>
          <w:rFonts w:hint="eastAsia" w:ascii="Times New Roman" w:hAnsi="Times New Roman"/>
          <w:bCs/>
          <w:iCs/>
          <w:sz w:val="18"/>
          <w:szCs w:val="18"/>
        </w:rPr>
        <w:t>Fig.1 Example of coordinate map</w:t>
      </w:r>
      <w:r>
        <w:rPr>
          <w:rFonts w:hint="eastAsia" w:ascii="宋体" w:hAnsi="宋体" w:eastAsia="宋体"/>
          <w:color w:val="0000FF"/>
          <w:sz w:val="18"/>
          <w:szCs w:val="18"/>
        </w:rPr>
        <w:t>【小五号</w:t>
      </w:r>
      <w:r>
        <w:rPr>
          <w:rFonts w:hint="eastAsia" w:ascii="Times New Roman" w:hAnsi="Times New Roman"/>
          <w:bCs/>
          <w:iCs/>
          <w:color w:val="0000FF"/>
          <w:sz w:val="18"/>
          <w:szCs w:val="18"/>
        </w:rPr>
        <w:t>Times New Roman,</w:t>
      </w:r>
      <w:r>
        <w:rPr>
          <w:rFonts w:hint="eastAsia" w:ascii="宋体" w:hAnsi="宋体" w:eastAsia="宋体"/>
          <w:color w:val="0000FF"/>
          <w:sz w:val="18"/>
          <w:szCs w:val="18"/>
        </w:rPr>
        <w:t>居中】</w:t>
      </w:r>
    </w:p>
    <w:p>
      <w:pPr>
        <w:spacing w:line="276" w:lineRule="auto"/>
        <w:jc w:val="center"/>
        <w:rPr>
          <w:rFonts w:ascii="Times New Roman" w:hAnsi="Times New Roman"/>
          <w:bCs/>
          <w:iCs/>
          <w:sz w:val="20"/>
          <w:szCs w:val="20"/>
        </w:rPr>
      </w:pPr>
    </w:p>
    <w:bookmarkEnd w:id="34"/>
    <w:p>
      <w:pPr>
        <w:spacing w:line="288" w:lineRule="auto"/>
        <w:jc w:val="left"/>
        <w:rPr>
          <w:ins w:id="0" w:author="zhang" w:date="2023-06-12T14:33:00Z"/>
          <w:rFonts w:ascii="楷体" w:hAnsi="楷体" w:eastAsia="楷体"/>
          <w:color w:val="00B050"/>
          <w:szCs w:val="21"/>
        </w:rPr>
      </w:pPr>
      <w:r>
        <w:rPr>
          <w:rFonts w:hint="eastAsia" w:ascii="宋体" w:hAnsi="宋体" w:eastAsia="宋体"/>
          <w:szCs w:val="21"/>
        </w:rPr>
        <w:t xml:space="preserve">1.4.2  </w:t>
      </w:r>
      <w:bookmarkStart w:id="38" w:name="_Hlk523905352"/>
      <w:r>
        <w:rPr>
          <w:rFonts w:hint="eastAsia" w:ascii="宋体" w:hAnsi="宋体" w:eastAsia="宋体"/>
          <w:szCs w:val="21"/>
        </w:rPr>
        <w:t>结构图</w:t>
      </w:r>
      <w:r>
        <w:rPr>
          <w:rFonts w:hint="eastAsia" w:ascii="宋体" w:hAnsi="宋体" w:eastAsia="宋体"/>
          <w:color w:val="0000FF"/>
          <w:szCs w:val="21"/>
        </w:rPr>
        <w:t>【五号宋体】</w:t>
      </w:r>
      <w:r>
        <w:rPr>
          <w:rFonts w:hint="eastAsia" w:ascii="楷体" w:hAnsi="楷体" w:eastAsia="楷体"/>
          <w:color w:val="00B050"/>
          <w:szCs w:val="21"/>
        </w:rPr>
        <w:tab/>
      </w:r>
    </w:p>
    <w:p>
      <w:pPr>
        <w:spacing w:line="288" w:lineRule="auto"/>
        <w:ind w:firstLine="420" w:firstLineChars="200"/>
        <w:jc w:val="left"/>
        <w:rPr>
          <w:rFonts w:ascii="宋体" w:hAnsi="宋体" w:eastAsia="宋体"/>
          <w:color w:val="00B050"/>
          <w:szCs w:val="21"/>
        </w:rPr>
      </w:pPr>
      <w:r>
        <w:rPr>
          <w:rFonts w:hint="eastAsia" w:ascii="宋体" w:hAnsi="宋体" w:eastAsia="宋体"/>
          <w:szCs w:val="21"/>
        </w:rPr>
        <w:t>结构图是用线条描述对象外形轮廓及其与周围环境关系的一种示意图，常用来表达用文字难以叙述清楚的场合，如机器、设备等整体或零部件结构、流程结构、模型结构等。结构图示例如图2所示。</w:t>
      </w:r>
    </w:p>
    <w:p>
      <w:pPr>
        <w:ind w:firstLine="420"/>
        <w:jc w:val="center"/>
      </w:pPr>
      <w:r>
        <w:drawing>
          <wp:inline distT="0" distB="0" distL="0" distR="0">
            <wp:extent cx="1924050" cy="2355215"/>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srcRect/>
                    <a:stretch>
                      <a:fillRect/>
                    </a:stretch>
                  </pic:blipFill>
                  <pic:spPr>
                    <a:xfrm>
                      <a:off x="0" y="0"/>
                      <a:ext cx="1924050" cy="2355215"/>
                    </a:xfrm>
                    <a:prstGeom prst="rect">
                      <a:avLst/>
                    </a:prstGeom>
                    <a:noFill/>
                    <a:ln w="9525">
                      <a:noFill/>
                      <a:miter lim="800000"/>
                      <a:headEnd/>
                      <a:tailEnd/>
                    </a:ln>
                    <a:effectLst/>
                  </pic:spPr>
                </pic:pic>
              </a:graphicData>
            </a:graphic>
          </wp:inline>
        </w:drawing>
      </w:r>
    </w:p>
    <w:p>
      <w:pPr>
        <w:ind w:firstLine="300"/>
        <w:jc w:val="center"/>
        <w:rPr>
          <w:rFonts w:ascii="宋体" w:hAnsi="宋体" w:cs="宋体"/>
          <w:sz w:val="15"/>
          <w:szCs w:val="15"/>
        </w:rPr>
      </w:pPr>
      <w:r>
        <w:rPr>
          <w:rFonts w:hint="eastAsia"/>
          <w:sz w:val="15"/>
          <w:szCs w:val="15"/>
        </w:rPr>
        <w:t>1-</w:t>
      </w:r>
      <w:r>
        <w:rPr>
          <w:rFonts w:hint="eastAsia" w:ascii="宋体" w:hAnsi="宋体" w:cs="宋体"/>
          <w:sz w:val="15"/>
          <w:szCs w:val="15"/>
        </w:rPr>
        <w:t xml:space="preserve">液压缸 </w:t>
      </w:r>
      <w:r>
        <w:rPr>
          <w:rFonts w:hint="eastAsia"/>
          <w:sz w:val="15"/>
          <w:szCs w:val="15"/>
        </w:rPr>
        <w:t>2-</w:t>
      </w:r>
      <w:r>
        <w:rPr>
          <w:rFonts w:hint="eastAsia" w:ascii="宋体" w:hAnsi="宋体" w:cs="宋体"/>
          <w:sz w:val="15"/>
          <w:szCs w:val="15"/>
        </w:rPr>
        <w:t>压力传感器</w:t>
      </w:r>
      <w:r>
        <w:rPr>
          <w:rFonts w:hint="eastAsia"/>
          <w:sz w:val="15"/>
          <w:szCs w:val="15"/>
        </w:rPr>
        <w:t xml:space="preserve"> 3-</w:t>
      </w:r>
      <w:r>
        <w:rPr>
          <w:rFonts w:hint="eastAsia" w:ascii="宋体" w:hAnsi="宋体" w:cs="宋体"/>
          <w:sz w:val="15"/>
          <w:szCs w:val="15"/>
        </w:rPr>
        <w:t xml:space="preserve">电磁换向阀 </w:t>
      </w:r>
      <w:r>
        <w:rPr>
          <w:rFonts w:hint="eastAsia"/>
          <w:sz w:val="15"/>
          <w:szCs w:val="15"/>
        </w:rPr>
        <w:t>4-</w:t>
      </w:r>
      <w:r>
        <w:rPr>
          <w:rFonts w:hint="eastAsia" w:ascii="宋体" w:hAnsi="宋体" w:cs="宋体"/>
          <w:sz w:val="15"/>
          <w:szCs w:val="15"/>
        </w:rPr>
        <w:t xml:space="preserve">蓄能器 </w:t>
      </w:r>
    </w:p>
    <w:p>
      <w:pPr>
        <w:ind w:firstLine="300"/>
        <w:jc w:val="center"/>
        <w:rPr>
          <w:rFonts w:ascii="宋体" w:hAnsi="宋体" w:cs="宋体"/>
          <w:sz w:val="15"/>
          <w:szCs w:val="15"/>
        </w:rPr>
      </w:pPr>
      <w:r>
        <w:rPr>
          <w:rFonts w:hint="eastAsia"/>
          <w:sz w:val="15"/>
          <w:szCs w:val="15"/>
        </w:rPr>
        <w:t>5-</w:t>
      </w:r>
      <w:r>
        <w:rPr>
          <w:rFonts w:hint="eastAsia" w:ascii="宋体" w:hAnsi="宋体" w:cs="宋体"/>
          <w:sz w:val="15"/>
          <w:szCs w:val="15"/>
        </w:rPr>
        <w:t xml:space="preserve">截止阀 </w:t>
      </w:r>
      <w:r>
        <w:rPr>
          <w:rFonts w:hint="eastAsia"/>
          <w:sz w:val="15"/>
          <w:szCs w:val="15"/>
        </w:rPr>
        <w:t>6-</w:t>
      </w:r>
      <w:r>
        <w:rPr>
          <w:rFonts w:hint="eastAsia" w:ascii="宋体" w:hAnsi="宋体" w:cs="宋体"/>
          <w:sz w:val="15"/>
          <w:szCs w:val="15"/>
        </w:rPr>
        <w:t xml:space="preserve">单向阀 </w:t>
      </w:r>
      <w:r>
        <w:rPr>
          <w:rFonts w:hint="eastAsia"/>
          <w:sz w:val="15"/>
          <w:szCs w:val="15"/>
        </w:rPr>
        <w:t>7-</w:t>
      </w:r>
      <w:r>
        <w:rPr>
          <w:rFonts w:hint="eastAsia" w:ascii="宋体" w:hAnsi="宋体" w:cs="宋体"/>
          <w:sz w:val="15"/>
          <w:szCs w:val="15"/>
        </w:rPr>
        <w:t xml:space="preserve">定量泵 </w:t>
      </w:r>
      <w:r>
        <w:rPr>
          <w:rFonts w:hint="eastAsia"/>
          <w:sz w:val="15"/>
          <w:szCs w:val="15"/>
        </w:rPr>
        <w:t>8-</w:t>
      </w:r>
      <w:r>
        <w:rPr>
          <w:rFonts w:hint="eastAsia" w:ascii="宋体" w:hAnsi="宋体" w:cs="宋体"/>
          <w:sz w:val="15"/>
          <w:szCs w:val="15"/>
        </w:rPr>
        <w:t xml:space="preserve">电机 </w:t>
      </w:r>
      <w:r>
        <w:rPr>
          <w:rFonts w:hint="eastAsia"/>
          <w:sz w:val="15"/>
          <w:szCs w:val="15"/>
        </w:rPr>
        <w:t>9-</w:t>
      </w:r>
      <w:r>
        <w:rPr>
          <w:rFonts w:hint="eastAsia" w:ascii="宋体" w:hAnsi="宋体" w:cs="宋体"/>
          <w:sz w:val="15"/>
          <w:szCs w:val="15"/>
        </w:rPr>
        <w:t xml:space="preserve">过滤器 </w:t>
      </w:r>
    </w:p>
    <w:p>
      <w:pPr>
        <w:ind w:firstLine="300"/>
        <w:jc w:val="center"/>
        <w:rPr>
          <w:rFonts w:ascii="宋体" w:hAnsi="宋体" w:cs="宋体"/>
          <w:sz w:val="15"/>
          <w:szCs w:val="15"/>
        </w:rPr>
      </w:pPr>
      <w:r>
        <w:rPr>
          <w:rFonts w:hint="eastAsia"/>
          <w:sz w:val="15"/>
          <w:szCs w:val="15"/>
        </w:rPr>
        <w:t>10-</w:t>
      </w:r>
      <w:r>
        <w:rPr>
          <w:rFonts w:hint="eastAsia" w:ascii="宋体" w:hAnsi="宋体" w:cs="宋体"/>
          <w:sz w:val="15"/>
          <w:szCs w:val="15"/>
        </w:rPr>
        <w:t xml:space="preserve">油箱 </w:t>
      </w:r>
      <w:r>
        <w:rPr>
          <w:rFonts w:hint="eastAsia"/>
          <w:sz w:val="15"/>
          <w:szCs w:val="15"/>
        </w:rPr>
        <w:t>11-</w:t>
      </w:r>
      <w:r>
        <w:rPr>
          <w:rFonts w:hint="eastAsia" w:ascii="宋体" w:hAnsi="宋体" w:cs="宋体"/>
          <w:sz w:val="15"/>
          <w:szCs w:val="15"/>
        </w:rPr>
        <w:t xml:space="preserve">安全阀 </w:t>
      </w:r>
      <w:r>
        <w:rPr>
          <w:rFonts w:hint="eastAsia"/>
          <w:sz w:val="15"/>
          <w:szCs w:val="15"/>
        </w:rPr>
        <w:t>12-</w:t>
      </w:r>
      <w:r>
        <w:rPr>
          <w:rFonts w:hint="eastAsia" w:ascii="宋体" w:hAnsi="宋体" w:cs="宋体"/>
          <w:sz w:val="15"/>
          <w:szCs w:val="15"/>
        </w:rPr>
        <w:t xml:space="preserve">比例溢流阀 </w:t>
      </w:r>
      <w:r>
        <w:rPr>
          <w:rFonts w:hint="eastAsia"/>
          <w:sz w:val="15"/>
          <w:szCs w:val="15"/>
        </w:rPr>
        <w:t>13-</w:t>
      </w:r>
      <w:r>
        <w:rPr>
          <w:rFonts w:hint="eastAsia" w:ascii="宋体" w:hAnsi="宋体" w:cs="宋体"/>
          <w:sz w:val="15"/>
          <w:szCs w:val="15"/>
        </w:rPr>
        <w:t>减压阀</w:t>
      </w:r>
    </w:p>
    <w:p>
      <w:pPr>
        <w:spacing w:line="288" w:lineRule="auto"/>
        <w:jc w:val="center"/>
        <w:rPr>
          <w:rFonts w:ascii="宋体" w:hAnsi="宋体" w:eastAsia="宋体"/>
          <w:color w:val="0000FF"/>
          <w:sz w:val="18"/>
          <w:szCs w:val="18"/>
        </w:rPr>
      </w:pPr>
      <w:r>
        <w:rPr>
          <w:rFonts w:hint="eastAsia" w:ascii="宋体" w:hAnsi="宋体" w:eastAsia="宋体"/>
          <w:sz w:val="18"/>
          <w:szCs w:val="18"/>
        </w:rPr>
        <w:t>图2  结构图示例</w:t>
      </w:r>
      <w:r>
        <w:rPr>
          <w:rFonts w:hint="eastAsia" w:ascii="宋体" w:hAnsi="宋体" w:eastAsia="宋体"/>
          <w:color w:val="0000FF"/>
          <w:sz w:val="18"/>
          <w:szCs w:val="18"/>
        </w:rPr>
        <w:t>【小五号宋体，居中】</w:t>
      </w:r>
    </w:p>
    <w:bookmarkEnd w:id="38"/>
    <w:p>
      <w:pPr>
        <w:spacing w:line="276" w:lineRule="auto"/>
        <w:jc w:val="center"/>
        <w:rPr>
          <w:rFonts w:ascii="宋体" w:hAnsi="宋体" w:eastAsia="宋体"/>
          <w:color w:val="0000FF"/>
          <w:sz w:val="18"/>
          <w:szCs w:val="18"/>
        </w:rPr>
      </w:pPr>
      <w:r>
        <w:rPr>
          <w:rFonts w:hint="eastAsia" w:ascii="Times New Roman" w:hAnsi="Times New Roman"/>
          <w:bCs/>
          <w:iCs/>
          <w:sz w:val="18"/>
          <w:szCs w:val="18"/>
        </w:rPr>
        <w:t>Fig.2 Example of coordinate map</w:t>
      </w:r>
      <w:r>
        <w:rPr>
          <w:rFonts w:hint="eastAsia" w:ascii="宋体" w:hAnsi="宋体" w:eastAsia="宋体"/>
          <w:color w:val="0000FF"/>
          <w:sz w:val="18"/>
          <w:szCs w:val="18"/>
        </w:rPr>
        <w:t>【小五号</w:t>
      </w:r>
      <w:r>
        <w:rPr>
          <w:rFonts w:hint="eastAsia" w:ascii="Times New Roman" w:hAnsi="Times New Roman"/>
          <w:bCs/>
          <w:iCs/>
          <w:color w:val="0000FF"/>
          <w:sz w:val="18"/>
          <w:szCs w:val="18"/>
        </w:rPr>
        <w:t>Times New Roman,</w:t>
      </w:r>
      <w:r>
        <w:rPr>
          <w:rFonts w:hint="eastAsia" w:ascii="宋体" w:hAnsi="宋体" w:eastAsia="宋体"/>
          <w:color w:val="0000FF"/>
          <w:sz w:val="18"/>
          <w:szCs w:val="18"/>
        </w:rPr>
        <w:t>居中】</w:t>
      </w:r>
    </w:p>
    <w:p>
      <w:pPr>
        <w:spacing w:line="276" w:lineRule="auto"/>
        <w:jc w:val="center"/>
        <w:rPr>
          <w:rFonts w:ascii="Times New Roman" w:hAnsi="Times New Roman"/>
          <w:bCs/>
          <w:iCs/>
          <w:sz w:val="20"/>
          <w:szCs w:val="20"/>
        </w:rPr>
      </w:pPr>
    </w:p>
    <w:p>
      <w:pPr>
        <w:spacing w:line="288" w:lineRule="auto"/>
        <w:jc w:val="left"/>
        <w:rPr>
          <w:rFonts w:ascii="楷体_GB2312" w:hAnsi="楷体" w:eastAsia="楷体_GB2312"/>
          <w:b/>
          <w:color w:val="00B050"/>
          <w:szCs w:val="21"/>
        </w:rPr>
      </w:pPr>
      <w:r>
        <w:rPr>
          <w:rFonts w:hint="eastAsia" w:ascii="宋体" w:hAnsi="宋体" w:eastAsia="宋体"/>
          <w:szCs w:val="21"/>
        </w:rPr>
        <w:t>1.4.3  照片图</w:t>
      </w:r>
      <w:bookmarkStart w:id="39" w:name="OLE_LINK25"/>
      <w:bookmarkStart w:id="40" w:name="OLE_LINK24"/>
      <w:r>
        <w:rPr>
          <w:rFonts w:hint="eastAsia" w:ascii="宋体" w:hAnsi="宋体" w:eastAsia="宋体"/>
          <w:color w:val="0000FF"/>
          <w:szCs w:val="21"/>
        </w:rPr>
        <w:t>【五号宋体】</w:t>
      </w:r>
      <w:bookmarkEnd w:id="39"/>
      <w:bookmarkEnd w:id="40"/>
    </w:p>
    <w:p>
      <w:pPr>
        <w:spacing w:line="288" w:lineRule="auto"/>
        <w:jc w:val="left"/>
        <w:rPr>
          <w:rFonts w:ascii="宋体" w:hAnsi="宋体" w:eastAsia="宋体"/>
          <w:szCs w:val="21"/>
        </w:rPr>
      </w:pPr>
      <w:r>
        <w:rPr>
          <w:rFonts w:hint="eastAsia" w:ascii="楷体" w:hAnsi="楷体" w:eastAsia="楷体"/>
          <w:color w:val="00B050"/>
          <w:szCs w:val="21"/>
        </w:rPr>
        <w:tab/>
      </w:r>
      <w:r>
        <w:rPr>
          <w:rFonts w:hint="eastAsia" w:ascii="宋体" w:hAnsi="宋体" w:eastAsia="宋体"/>
          <w:szCs w:val="21"/>
        </w:rPr>
        <w:t>照片图是原实物的照片，通过照相机等拍摄获取。照片图示例如图3所示。</w:t>
      </w:r>
    </w:p>
    <w:p>
      <w:pPr>
        <w:spacing w:line="288" w:lineRule="auto"/>
        <w:jc w:val="center"/>
        <w:rPr>
          <w:rFonts w:ascii="宋体" w:hAnsi="宋体" w:eastAsia="宋体"/>
          <w:sz w:val="18"/>
          <w:szCs w:val="18"/>
        </w:rPr>
      </w:pPr>
      <w:r>
        <w:drawing>
          <wp:inline distT="0" distB="0" distL="114300" distR="114300">
            <wp:extent cx="2689860" cy="2012315"/>
            <wp:effectExtent l="0" t="0" r="15240"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
                    <a:stretch>
                      <a:fillRect/>
                    </a:stretch>
                  </pic:blipFill>
                  <pic:spPr>
                    <a:xfrm>
                      <a:off x="0" y="0"/>
                      <a:ext cx="2689860" cy="2012315"/>
                    </a:xfrm>
                    <a:prstGeom prst="rect">
                      <a:avLst/>
                    </a:prstGeom>
                    <a:noFill/>
                    <a:ln>
                      <a:noFill/>
                    </a:ln>
                  </pic:spPr>
                </pic:pic>
              </a:graphicData>
            </a:graphic>
          </wp:inline>
        </w:drawing>
      </w:r>
    </w:p>
    <w:p>
      <w:pPr>
        <w:spacing w:line="288" w:lineRule="auto"/>
        <w:jc w:val="center"/>
        <w:rPr>
          <w:rFonts w:ascii="宋体" w:hAnsi="宋体" w:eastAsia="宋体"/>
          <w:color w:val="00B050"/>
          <w:sz w:val="18"/>
          <w:szCs w:val="18"/>
        </w:rPr>
      </w:pPr>
      <w:r>
        <w:rPr>
          <w:rFonts w:hint="eastAsia" w:ascii="宋体" w:hAnsi="宋体" w:eastAsia="宋体"/>
          <w:sz w:val="18"/>
          <w:szCs w:val="18"/>
        </w:rPr>
        <w:t>图3  照片图示例</w:t>
      </w:r>
      <w:r>
        <w:rPr>
          <w:rFonts w:hint="eastAsia" w:ascii="宋体" w:hAnsi="宋体" w:eastAsia="宋体"/>
          <w:color w:val="0000FF"/>
          <w:sz w:val="18"/>
          <w:szCs w:val="18"/>
        </w:rPr>
        <w:t>【小五号宋体，居中】</w:t>
      </w:r>
    </w:p>
    <w:p>
      <w:pPr>
        <w:spacing w:line="276" w:lineRule="auto"/>
        <w:jc w:val="center"/>
        <w:rPr>
          <w:rFonts w:ascii="宋体" w:hAnsi="宋体" w:eastAsia="宋体"/>
          <w:color w:val="0000FF"/>
          <w:sz w:val="18"/>
          <w:szCs w:val="18"/>
        </w:rPr>
      </w:pPr>
      <w:r>
        <w:rPr>
          <w:rFonts w:hint="eastAsia" w:ascii="Times New Roman" w:hAnsi="Times New Roman"/>
          <w:bCs/>
          <w:iCs/>
          <w:sz w:val="18"/>
          <w:szCs w:val="18"/>
        </w:rPr>
        <w:t>Fig.3 Example of coordinate map</w:t>
      </w:r>
      <w:r>
        <w:rPr>
          <w:rFonts w:hint="eastAsia" w:ascii="宋体" w:hAnsi="宋体" w:eastAsia="宋体"/>
          <w:color w:val="0000FF"/>
          <w:sz w:val="18"/>
          <w:szCs w:val="18"/>
        </w:rPr>
        <w:t>【小五号</w:t>
      </w:r>
      <w:r>
        <w:rPr>
          <w:rFonts w:hint="eastAsia" w:ascii="Times New Roman" w:hAnsi="Times New Roman"/>
          <w:bCs/>
          <w:iCs/>
          <w:color w:val="0000FF"/>
          <w:sz w:val="18"/>
          <w:szCs w:val="18"/>
        </w:rPr>
        <w:t>Times New Roman,</w:t>
      </w:r>
      <w:r>
        <w:rPr>
          <w:rFonts w:hint="eastAsia" w:ascii="宋体" w:hAnsi="宋体" w:eastAsia="宋体"/>
          <w:color w:val="0000FF"/>
          <w:sz w:val="18"/>
          <w:szCs w:val="18"/>
        </w:rPr>
        <w:t xml:space="preserve">居中】 </w:t>
      </w:r>
    </w:p>
    <w:p>
      <w:pPr>
        <w:spacing w:line="276" w:lineRule="auto"/>
        <w:jc w:val="center"/>
        <w:rPr>
          <w:rFonts w:ascii="宋体" w:hAnsi="宋体" w:eastAsia="宋体"/>
          <w:color w:val="0000FF"/>
          <w:sz w:val="18"/>
          <w:szCs w:val="18"/>
        </w:rPr>
      </w:pPr>
    </w:p>
    <w:p>
      <w:pPr>
        <w:spacing w:line="288" w:lineRule="auto"/>
        <w:jc w:val="left"/>
        <w:rPr>
          <w:rFonts w:ascii="楷体_GB2312" w:hAnsi="楷体" w:eastAsia="楷体_GB2312"/>
          <w:b/>
          <w:color w:val="00B050"/>
          <w:szCs w:val="21"/>
        </w:rPr>
      </w:pPr>
      <w:r>
        <w:rPr>
          <w:rFonts w:hint="eastAsia" w:ascii="楷体_GB2312" w:hAnsi="楷体" w:eastAsia="楷体_GB2312"/>
          <w:b/>
          <w:szCs w:val="21"/>
        </w:rPr>
        <w:t xml:space="preserve"> </w:t>
      </w:r>
      <w:r>
        <w:rPr>
          <w:rFonts w:hint="eastAsia" w:ascii="宋体" w:hAnsi="宋体" w:eastAsia="宋体"/>
          <w:szCs w:val="21"/>
        </w:rPr>
        <w:t>1.4.4  有限元软件导出云图</w:t>
      </w:r>
      <w:r>
        <w:rPr>
          <w:rFonts w:hint="eastAsia" w:ascii="宋体" w:hAnsi="宋体" w:eastAsia="宋体"/>
          <w:color w:val="0000FF"/>
          <w:szCs w:val="21"/>
        </w:rPr>
        <w:t>【五号宋体】</w:t>
      </w:r>
    </w:p>
    <w:p>
      <w:pPr>
        <w:spacing w:line="288" w:lineRule="auto"/>
        <w:jc w:val="left"/>
        <w:rPr>
          <w:rFonts w:ascii="宋体" w:hAnsi="宋体" w:eastAsia="宋体"/>
          <w:szCs w:val="21"/>
        </w:rPr>
      </w:pPr>
      <w:r>
        <w:rPr>
          <w:rFonts w:hint="eastAsia" w:ascii="楷体" w:hAnsi="楷体" w:eastAsia="楷体"/>
          <w:color w:val="00B050"/>
          <w:szCs w:val="21"/>
        </w:rPr>
        <w:tab/>
      </w:r>
      <w:r>
        <w:rPr>
          <w:rFonts w:hint="eastAsia" w:ascii="宋体" w:hAnsi="宋体" w:eastAsia="宋体"/>
          <w:szCs w:val="21"/>
        </w:rPr>
        <w:t>云图是由ANSYS、MATLAB等软件经过运行、处理后输出的一种结果图。云图示例如图5所示。</w:t>
      </w:r>
    </w:p>
    <w:p>
      <w:pPr>
        <w:spacing w:line="288" w:lineRule="auto"/>
        <w:jc w:val="center"/>
        <w:rPr>
          <w:rFonts w:ascii="宋体" w:hAnsi="宋体" w:eastAsia="宋体"/>
          <w:sz w:val="18"/>
          <w:szCs w:val="18"/>
        </w:rPr>
      </w:pPr>
      <w:r>
        <w:drawing>
          <wp:inline distT="0" distB="0" distL="114300" distR="114300">
            <wp:extent cx="2959100" cy="1342390"/>
            <wp:effectExtent l="0" t="0" r="12700" b="1016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1"/>
                    <a:stretch>
                      <a:fillRect/>
                    </a:stretch>
                  </pic:blipFill>
                  <pic:spPr>
                    <a:xfrm>
                      <a:off x="0" y="0"/>
                      <a:ext cx="2959100" cy="1342390"/>
                    </a:xfrm>
                    <a:prstGeom prst="rect">
                      <a:avLst/>
                    </a:prstGeom>
                    <a:noFill/>
                    <a:ln>
                      <a:noFill/>
                    </a:ln>
                  </pic:spPr>
                </pic:pic>
              </a:graphicData>
            </a:graphic>
          </wp:inline>
        </w:drawing>
      </w:r>
    </w:p>
    <w:p>
      <w:pPr>
        <w:spacing w:line="288" w:lineRule="auto"/>
        <w:jc w:val="center"/>
        <w:rPr>
          <w:rFonts w:ascii="宋体" w:hAnsi="宋体" w:eastAsia="宋体"/>
          <w:color w:val="0000FF"/>
          <w:sz w:val="18"/>
          <w:szCs w:val="18"/>
        </w:rPr>
      </w:pPr>
      <w:r>
        <w:rPr>
          <w:rFonts w:hint="eastAsia" w:ascii="宋体" w:hAnsi="宋体" w:eastAsia="宋体"/>
          <w:sz w:val="18"/>
          <w:szCs w:val="18"/>
        </w:rPr>
        <w:t>图5  云图示例</w:t>
      </w:r>
      <w:r>
        <w:rPr>
          <w:rFonts w:hint="eastAsia" w:ascii="宋体" w:hAnsi="宋体" w:eastAsia="宋体"/>
          <w:color w:val="0000FF"/>
          <w:sz w:val="18"/>
          <w:szCs w:val="18"/>
        </w:rPr>
        <w:t>【小五号宋体，居中】</w:t>
      </w:r>
    </w:p>
    <w:p>
      <w:pPr>
        <w:widowControl/>
        <w:spacing w:line="288" w:lineRule="auto"/>
        <w:jc w:val="left"/>
        <w:rPr>
          <w:rFonts w:ascii="Times New Roman" w:hAnsi="Times New Roman"/>
          <w:bCs/>
          <w:iCs/>
          <w:sz w:val="20"/>
          <w:szCs w:val="20"/>
        </w:rPr>
      </w:pPr>
      <w:r>
        <w:rPr>
          <w:rFonts w:hint="eastAsia" w:ascii="Times New Roman" w:hAnsi="Times New Roman"/>
          <w:bCs/>
          <w:iCs/>
          <w:sz w:val="18"/>
          <w:szCs w:val="18"/>
        </w:rPr>
        <w:t>Fig.5 Example of coordinate map</w:t>
      </w:r>
      <w:r>
        <w:rPr>
          <w:rFonts w:hint="eastAsia" w:ascii="E-BZ" w:hAnsi="E-BZ" w:eastAsia="E-BZ" w:cs="E-BZ"/>
          <w:color w:val="000000"/>
          <w:kern w:val="0"/>
          <w:sz w:val="17"/>
          <w:szCs w:val="17"/>
        </w:rPr>
        <w:t>:</w:t>
      </w:r>
      <w:r>
        <w:rPr>
          <w:rFonts w:hint="eastAsia" w:ascii="Times New Roman" w:hAnsi="Times New Roman"/>
          <w:bCs/>
          <w:iCs/>
          <w:sz w:val="18"/>
          <w:szCs w:val="18"/>
        </w:rPr>
        <w:t>(a) curved; (b)unbeveled fan; (c)oblique cut fan type</w:t>
      </w:r>
      <w:r>
        <w:rPr>
          <w:rFonts w:hint="eastAsia" w:ascii="宋体" w:hAnsi="宋体" w:eastAsia="宋体"/>
          <w:color w:val="0000FF"/>
          <w:sz w:val="18"/>
          <w:szCs w:val="18"/>
        </w:rPr>
        <w:t>【小五号</w:t>
      </w:r>
      <w:r>
        <w:rPr>
          <w:rFonts w:hint="eastAsia" w:ascii="Times New Roman" w:hAnsi="Times New Roman"/>
          <w:bCs/>
          <w:iCs/>
          <w:color w:val="0000FF"/>
          <w:sz w:val="18"/>
          <w:szCs w:val="18"/>
        </w:rPr>
        <w:t>Times New Roman,</w:t>
      </w:r>
      <w:r>
        <w:rPr>
          <w:rFonts w:hint="eastAsia" w:ascii="宋体" w:hAnsi="宋体" w:eastAsia="宋体"/>
          <w:color w:val="0000FF"/>
          <w:sz w:val="18"/>
          <w:szCs w:val="18"/>
        </w:rPr>
        <w:t>居中】</w:t>
      </w:r>
    </w:p>
    <w:p>
      <w:pPr>
        <w:spacing w:line="288" w:lineRule="auto"/>
        <w:jc w:val="left"/>
        <w:rPr>
          <w:rFonts w:ascii="楷体_GB2312" w:hAnsi="楷体" w:eastAsia="楷体_GB2312"/>
          <w:b/>
          <w:szCs w:val="21"/>
        </w:rPr>
      </w:pPr>
    </w:p>
    <w:p>
      <w:pPr>
        <w:spacing w:line="288" w:lineRule="auto"/>
        <w:jc w:val="left"/>
        <w:rPr>
          <w:rFonts w:ascii="楷体_GB2312" w:hAnsi="楷体" w:eastAsia="楷体_GB2312"/>
          <w:b/>
          <w:color w:val="00B050"/>
          <w:szCs w:val="21"/>
        </w:rPr>
      </w:pPr>
      <w:r>
        <w:rPr>
          <w:rFonts w:hint="eastAsia" w:ascii="宋体" w:hAnsi="宋体" w:eastAsia="宋体"/>
          <w:szCs w:val="21"/>
        </w:rPr>
        <w:t>1.4.5 流程图</w:t>
      </w:r>
      <w:r>
        <w:rPr>
          <w:rFonts w:hint="eastAsia" w:ascii="宋体" w:hAnsi="宋体" w:eastAsia="宋体"/>
          <w:color w:val="0000FF"/>
          <w:szCs w:val="21"/>
        </w:rPr>
        <w:t>【五号宋体】</w:t>
      </w:r>
    </w:p>
    <w:p>
      <w:pPr>
        <w:spacing w:line="288" w:lineRule="auto"/>
        <w:jc w:val="left"/>
        <w:rPr>
          <w:rFonts w:ascii="宋体" w:hAnsi="宋体" w:eastAsia="宋体"/>
          <w:szCs w:val="21"/>
        </w:rPr>
      </w:pPr>
      <w:r>
        <w:rPr>
          <w:rFonts w:hint="eastAsia" w:ascii="楷体" w:hAnsi="楷体" w:eastAsia="楷体"/>
          <w:color w:val="00B050"/>
          <w:szCs w:val="21"/>
        </w:rPr>
        <w:tab/>
      </w:r>
      <w:r>
        <w:rPr>
          <w:rFonts w:hint="eastAsia" w:ascii="宋体" w:hAnsi="宋体" w:eastAsia="宋体"/>
          <w:szCs w:val="21"/>
        </w:rPr>
        <w:t>流程图应给出清晰度极高的清晰大图，使用这类图时，如果图较复杂，必要时可通栏排版，保证图上的每个文字放大都清晰可见。流程图示例如图4所示。</w:t>
      </w:r>
    </w:p>
    <w:p>
      <w:pPr>
        <w:spacing w:line="288" w:lineRule="auto"/>
        <w:sectPr>
          <w:type w:val="continuous"/>
          <w:pgSz w:w="11906" w:h="16838"/>
          <w:pgMar w:top="1440" w:right="1080" w:bottom="1440" w:left="1080" w:header="851" w:footer="992" w:gutter="0"/>
          <w:cols w:equalWidth="0" w:num="2">
            <w:col w:w="4660" w:space="425"/>
            <w:col w:w="4660"/>
          </w:cols>
          <w:titlePg/>
          <w:docGrid w:linePitch="312" w:charSpace="0"/>
        </w:sectPr>
      </w:pPr>
    </w:p>
    <w:p>
      <w:pPr>
        <w:spacing w:line="288" w:lineRule="auto"/>
        <w:ind w:left="1677"/>
        <w:jc w:val="center"/>
        <w:rPr>
          <w:rFonts w:ascii="宋体" w:hAnsi="宋体" w:eastAsia="宋体"/>
          <w:sz w:val="18"/>
          <w:szCs w:val="18"/>
        </w:rPr>
      </w:pPr>
      <w:r>
        <w:drawing>
          <wp:anchor distT="0" distB="0" distL="114300" distR="114300" simplePos="0" relativeHeight="251658240" behindDoc="0" locked="0" layoutInCell="1" allowOverlap="1">
            <wp:simplePos x="0" y="0"/>
            <wp:positionH relativeFrom="column">
              <wp:posOffset>-295275</wp:posOffset>
            </wp:positionH>
            <wp:positionV relativeFrom="paragraph">
              <wp:posOffset>40640</wp:posOffset>
            </wp:positionV>
            <wp:extent cx="6915150" cy="2527935"/>
            <wp:effectExtent l="0" t="0" r="0" b="5715"/>
            <wp:wrapNone/>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tretch>
                      <a:fillRect/>
                    </a:stretch>
                  </pic:blipFill>
                  <pic:spPr>
                    <a:xfrm>
                      <a:off x="0" y="0"/>
                      <a:ext cx="6915150" cy="2527935"/>
                    </a:xfrm>
                    <a:prstGeom prst="rect">
                      <a:avLst/>
                    </a:prstGeom>
                    <a:noFill/>
                    <a:ln>
                      <a:noFill/>
                    </a:ln>
                  </pic:spPr>
                </pic:pic>
              </a:graphicData>
            </a:graphic>
          </wp:anchor>
        </w:drawing>
      </w: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ind w:left="1677"/>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sectPr>
          <w:type w:val="continuous"/>
          <w:pgSz w:w="11906" w:h="16838"/>
          <w:pgMar w:top="1440" w:right="1080" w:bottom="1440" w:left="1080" w:header="851" w:footer="992" w:gutter="0"/>
          <w:cols w:space="425" w:num="1"/>
          <w:titlePg/>
          <w:docGrid w:linePitch="312" w:charSpace="0"/>
        </w:sectPr>
      </w:pPr>
      <w:r>
        <w:rPr>
          <w:rFonts w:hint="eastAsia" w:ascii="宋体" w:hAnsi="宋体" w:eastAsia="宋体"/>
          <w:sz w:val="18"/>
          <w:szCs w:val="18"/>
        </w:rPr>
        <w:t>(a)流程图示例1</w:t>
      </w:r>
      <w:r>
        <w:rPr>
          <w:rFonts w:hint="eastAsia" w:ascii="宋体" w:hAnsi="宋体" w:eastAsia="宋体"/>
          <w:color w:val="0000FF"/>
          <w:sz w:val="18"/>
          <w:szCs w:val="18"/>
        </w:rPr>
        <w:t>【小五号宋体，居中】</w:t>
      </w: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r>
        <w:drawing>
          <wp:anchor distT="0" distB="0" distL="114300" distR="114300" simplePos="0" relativeHeight="251660288" behindDoc="0" locked="0" layoutInCell="1" allowOverlap="1">
            <wp:simplePos x="0" y="0"/>
            <wp:positionH relativeFrom="column">
              <wp:posOffset>-219075</wp:posOffset>
            </wp:positionH>
            <wp:positionV relativeFrom="paragraph">
              <wp:posOffset>62230</wp:posOffset>
            </wp:positionV>
            <wp:extent cx="6565900" cy="3818890"/>
            <wp:effectExtent l="19050" t="0" r="6350" b="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3"/>
                    <a:srcRect t="498"/>
                    <a:stretch>
                      <a:fillRect/>
                    </a:stretch>
                  </pic:blipFill>
                  <pic:spPr>
                    <a:xfrm>
                      <a:off x="0" y="0"/>
                      <a:ext cx="6565900" cy="3818890"/>
                    </a:xfrm>
                    <a:prstGeom prst="rect">
                      <a:avLst/>
                    </a:prstGeom>
                    <a:noFill/>
                    <a:ln>
                      <a:noFill/>
                    </a:ln>
                  </pic:spPr>
                </pic:pic>
              </a:graphicData>
            </a:graphic>
          </wp:anchor>
        </w:drawing>
      </w: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spacing w:line="288" w:lineRule="auto"/>
        <w:jc w:val="center"/>
        <w:rPr>
          <w:rFonts w:ascii="宋体" w:hAnsi="宋体" w:eastAsia="宋体"/>
          <w:sz w:val="18"/>
          <w:szCs w:val="18"/>
        </w:rPr>
      </w:pPr>
    </w:p>
    <w:p>
      <w:pPr>
        <w:numPr>
          <w:ilvl w:val="0"/>
          <w:numId w:val="3"/>
        </w:numPr>
        <w:spacing w:line="288" w:lineRule="auto"/>
        <w:rPr>
          <w:rFonts w:ascii="宋体" w:hAnsi="宋体" w:eastAsia="宋体"/>
          <w:sz w:val="18"/>
          <w:szCs w:val="18"/>
        </w:rPr>
        <w:sectPr>
          <w:type w:val="continuous"/>
          <w:pgSz w:w="11906" w:h="16838"/>
          <w:pgMar w:top="1440" w:right="1080" w:bottom="1440" w:left="1080" w:header="851" w:footer="992" w:gutter="0"/>
          <w:cols w:equalWidth="0" w:num="2">
            <w:col w:w="4660" w:space="425"/>
            <w:col w:w="4660"/>
          </w:cols>
          <w:titlePg/>
          <w:docGrid w:linePitch="312" w:charSpace="0"/>
        </w:sectPr>
      </w:pPr>
    </w:p>
    <w:p>
      <w:pPr>
        <w:spacing w:line="288" w:lineRule="auto"/>
        <w:ind w:left="1677" w:firstLine="2160" w:firstLineChars="1200"/>
        <w:jc w:val="left"/>
        <w:rPr>
          <w:rFonts w:ascii="宋体" w:hAnsi="宋体" w:eastAsia="宋体"/>
          <w:sz w:val="18"/>
          <w:szCs w:val="18"/>
        </w:rPr>
      </w:pPr>
    </w:p>
    <w:p>
      <w:pPr>
        <w:spacing w:line="288" w:lineRule="auto"/>
        <w:ind w:left="1677" w:firstLine="2160" w:firstLineChars="1200"/>
        <w:jc w:val="left"/>
        <w:rPr>
          <w:rFonts w:ascii="宋体" w:hAnsi="宋体" w:eastAsia="宋体"/>
          <w:sz w:val="18"/>
          <w:szCs w:val="18"/>
        </w:rPr>
      </w:pPr>
    </w:p>
    <w:p>
      <w:pPr>
        <w:spacing w:line="288" w:lineRule="auto"/>
        <w:ind w:left="1677" w:firstLine="2160" w:firstLineChars="1200"/>
        <w:jc w:val="left"/>
        <w:rPr>
          <w:rFonts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hint="eastAsia" w:ascii="宋体" w:hAnsi="宋体" w:eastAsia="宋体"/>
          <w:sz w:val="18"/>
          <w:szCs w:val="18"/>
        </w:rPr>
      </w:pPr>
    </w:p>
    <w:p>
      <w:pPr>
        <w:spacing w:line="288" w:lineRule="auto"/>
        <w:ind w:left="1677" w:firstLine="2160" w:firstLineChars="1200"/>
        <w:jc w:val="left"/>
        <w:rPr>
          <w:rFonts w:ascii="宋体" w:hAnsi="宋体" w:eastAsia="宋体"/>
          <w:sz w:val="18"/>
          <w:szCs w:val="18"/>
        </w:rPr>
      </w:pPr>
      <w:r>
        <w:rPr>
          <w:rFonts w:hint="eastAsia" w:ascii="宋体" w:hAnsi="宋体" w:eastAsia="宋体"/>
          <w:sz w:val="18"/>
          <w:szCs w:val="18"/>
        </w:rPr>
        <w:t>(b)流程图示例2</w:t>
      </w:r>
      <w:r>
        <w:rPr>
          <w:rFonts w:hint="eastAsia" w:ascii="宋体" w:hAnsi="宋体" w:eastAsia="宋体"/>
          <w:color w:val="0000FF"/>
          <w:sz w:val="18"/>
          <w:szCs w:val="18"/>
        </w:rPr>
        <w:t>【小五号宋体，居中】</w:t>
      </w:r>
    </w:p>
    <w:p>
      <w:pPr>
        <w:spacing w:line="288" w:lineRule="auto"/>
        <w:ind w:firstLine="3060" w:firstLineChars="1700"/>
        <w:rPr>
          <w:rFonts w:ascii="宋体" w:hAnsi="宋体" w:eastAsia="宋体"/>
          <w:color w:val="0000FF"/>
          <w:sz w:val="18"/>
          <w:szCs w:val="18"/>
        </w:rPr>
      </w:pPr>
      <w:r>
        <w:rPr>
          <w:rFonts w:hint="eastAsia" w:ascii="宋体" w:hAnsi="宋体" w:eastAsia="宋体"/>
          <w:sz w:val="18"/>
          <w:szCs w:val="18"/>
        </w:rPr>
        <w:t>图4  流程图示例</w:t>
      </w:r>
      <w:r>
        <w:rPr>
          <w:rFonts w:hint="eastAsia" w:ascii="宋体" w:hAnsi="宋体" w:eastAsia="宋体"/>
          <w:color w:val="0000FF"/>
          <w:sz w:val="18"/>
          <w:szCs w:val="18"/>
        </w:rPr>
        <w:t>【小五号宋体，居中】</w:t>
      </w:r>
    </w:p>
    <w:p>
      <w:pPr>
        <w:spacing w:line="288" w:lineRule="auto"/>
        <w:ind w:left="1677"/>
        <w:rPr>
          <w:rFonts w:ascii="宋体" w:hAnsi="宋体" w:eastAsia="宋体"/>
          <w:sz w:val="18"/>
          <w:szCs w:val="18"/>
        </w:rPr>
      </w:pPr>
      <w:r>
        <w:rPr>
          <w:rFonts w:hint="eastAsia" w:ascii="Times New Roman" w:hAnsi="Times New Roman"/>
          <w:bCs/>
          <w:iCs/>
          <w:sz w:val="18"/>
          <w:szCs w:val="18"/>
        </w:rPr>
        <w:t>Fig.4 Example of coordinate map  (a)Example of coordinate map 1;(b)Example of coordinate map 2</w:t>
      </w:r>
    </w:p>
    <w:p>
      <w:pPr>
        <w:spacing w:line="276" w:lineRule="auto"/>
        <w:jc w:val="center"/>
        <w:rPr>
          <w:rFonts w:ascii="Times New Roman" w:hAnsi="Times New Roman"/>
          <w:bCs/>
          <w:iCs/>
          <w:sz w:val="20"/>
          <w:szCs w:val="20"/>
        </w:rPr>
      </w:pPr>
      <w:r>
        <w:rPr>
          <w:rFonts w:hint="eastAsia" w:ascii="宋体" w:hAnsi="宋体" w:eastAsia="宋体"/>
          <w:color w:val="0000FF"/>
          <w:sz w:val="18"/>
          <w:szCs w:val="18"/>
        </w:rPr>
        <w:t>【小五号</w:t>
      </w:r>
      <w:r>
        <w:rPr>
          <w:rFonts w:hint="eastAsia" w:ascii="Times New Roman" w:hAnsi="Times New Roman"/>
          <w:bCs/>
          <w:iCs/>
          <w:color w:val="0000FF"/>
          <w:sz w:val="18"/>
          <w:szCs w:val="18"/>
        </w:rPr>
        <w:t>Times New Roman,</w:t>
      </w:r>
      <w:r>
        <w:rPr>
          <w:rFonts w:hint="eastAsia" w:ascii="宋体" w:hAnsi="宋体" w:eastAsia="宋体"/>
          <w:color w:val="0000FF"/>
          <w:sz w:val="18"/>
          <w:szCs w:val="18"/>
        </w:rPr>
        <w:t>居中】</w:t>
      </w:r>
    </w:p>
    <w:p>
      <w:pPr>
        <w:spacing w:line="288" w:lineRule="auto"/>
        <w:jc w:val="center"/>
        <w:rPr>
          <w:rFonts w:ascii="宋体" w:hAnsi="宋体" w:eastAsia="宋体"/>
          <w:color w:val="0000FF"/>
          <w:sz w:val="18"/>
          <w:szCs w:val="18"/>
        </w:rPr>
        <w:sectPr>
          <w:type w:val="continuous"/>
          <w:pgSz w:w="11906" w:h="16838"/>
          <w:pgMar w:top="1440" w:right="1080" w:bottom="1440" w:left="1080" w:header="851" w:footer="992" w:gutter="0"/>
          <w:cols w:space="425" w:num="1"/>
          <w:titlePg/>
          <w:docGrid w:linePitch="312" w:charSpace="0"/>
        </w:sectPr>
      </w:pPr>
    </w:p>
    <w:p>
      <w:pPr>
        <w:spacing w:line="288" w:lineRule="auto"/>
        <w:jc w:val="center"/>
        <w:rPr>
          <w:rFonts w:ascii="宋体" w:hAnsi="宋体" w:eastAsia="宋体"/>
          <w:color w:val="0000FF"/>
          <w:sz w:val="18"/>
          <w:szCs w:val="18"/>
        </w:rPr>
      </w:pPr>
    </w:p>
    <w:p>
      <w:pPr>
        <w:spacing w:line="360" w:lineRule="auto"/>
        <w:jc w:val="left"/>
        <w:rPr>
          <w:rFonts w:ascii="楷体_GB2312" w:hAnsi="楷体" w:eastAsia="楷体_GB2312"/>
          <w:b/>
          <w:color w:val="00B050"/>
          <w:szCs w:val="21"/>
        </w:rPr>
      </w:pPr>
      <w:r>
        <w:rPr>
          <w:rFonts w:hint="eastAsia" w:ascii="楷体_GB2312" w:hAnsi="楷体" w:eastAsia="楷体_GB2312"/>
          <w:szCs w:val="21"/>
        </w:rPr>
        <w:t>1.5  表格</w:t>
      </w:r>
      <w:r>
        <w:rPr>
          <w:rFonts w:hint="eastAsia" w:ascii="楷体_GB2312" w:hAnsi="楷体" w:eastAsia="楷体_GB2312"/>
          <w:b/>
          <w:color w:val="0000FF"/>
          <w:szCs w:val="21"/>
        </w:rPr>
        <w:t>【</w:t>
      </w:r>
      <w:r>
        <w:rPr>
          <w:rFonts w:hint="eastAsia" w:ascii="楷体" w:hAnsi="楷体" w:eastAsia="楷体"/>
          <w:color w:val="0000FF"/>
        </w:rPr>
        <w:t>5号楷体</w:t>
      </w:r>
      <w:r>
        <w:rPr>
          <w:rFonts w:hint="eastAsia" w:ascii="楷体_GB2312" w:hAnsi="楷体" w:eastAsia="楷体_GB2312"/>
          <w:b/>
          <w:color w:val="0000FF"/>
          <w:szCs w:val="21"/>
        </w:rPr>
        <w:t>】</w:t>
      </w:r>
    </w:p>
    <w:p>
      <w:pPr>
        <w:spacing w:line="288" w:lineRule="auto"/>
        <w:jc w:val="left"/>
        <w:rPr>
          <w:rFonts w:ascii="宋体" w:hAnsi="宋体" w:eastAsia="宋体"/>
          <w:szCs w:val="21"/>
        </w:rPr>
      </w:pPr>
      <w:r>
        <w:rPr>
          <w:rFonts w:hint="eastAsia" w:ascii="楷体" w:hAnsi="楷体" w:eastAsia="楷体"/>
          <w:color w:val="00B050"/>
          <w:szCs w:val="21"/>
        </w:rPr>
        <w:tab/>
      </w:r>
      <w:r>
        <w:rPr>
          <w:rFonts w:hint="eastAsia" w:ascii="宋体" w:hAnsi="宋体" w:eastAsia="宋体"/>
          <w:szCs w:val="21"/>
        </w:rPr>
        <w:t>科技论文的表格是记录论文中数据和事物分类等的一种有效表达方式。科技论文中常有试验数据、统计数据要反映，采用表格的形式来反映数据，统一集中、简洁清晰。表格通常由表序（表的序号，采用表1、表2、表3形式，以此类推）、表题（表的标题，包含英文）、表头（也称项目栏，一般由量名称量符号/单位符号组成，如“长度</w:t>
      </w:r>
      <w:r>
        <w:rPr>
          <w:rFonts w:ascii="Times New Roman" w:hAnsi="Times New Roman" w:eastAsia="宋体" w:cs="Times New Roman"/>
          <w:i/>
          <w:szCs w:val="21"/>
        </w:rPr>
        <w:t>l</w:t>
      </w:r>
      <w:r>
        <w:rPr>
          <w:rFonts w:hint="eastAsia" w:ascii="宋体" w:hAnsi="宋体" w:eastAsia="宋体"/>
          <w:szCs w:val="21"/>
        </w:rPr>
        <w:t>/m”）、表体（表的主体）、表注（表底线下方的注释性文字）等部分构成。</w:t>
      </w:r>
    </w:p>
    <w:p>
      <w:pPr>
        <w:spacing w:line="288" w:lineRule="auto"/>
        <w:jc w:val="left"/>
        <w:rPr>
          <w:rFonts w:ascii="宋体" w:hAnsi="宋体" w:eastAsia="宋体"/>
          <w:szCs w:val="21"/>
        </w:rPr>
      </w:pPr>
      <w:r>
        <w:rPr>
          <w:rFonts w:hint="eastAsia" w:ascii="楷体" w:hAnsi="楷体" w:eastAsia="楷体"/>
          <w:color w:val="00B050"/>
          <w:szCs w:val="21"/>
        </w:rPr>
        <w:tab/>
      </w:r>
      <w:r>
        <w:rPr>
          <w:rFonts w:hint="eastAsia" w:ascii="宋体" w:hAnsi="宋体" w:eastAsia="宋体"/>
          <w:szCs w:val="21"/>
        </w:rPr>
        <w:t>科技论文中的表格优先使用三线表，三线表是一种经过简化和改造的特殊类型的卡线表，通常只有3条线，即顶线、栏目线、底线。三线表示例如表1所示。</w:t>
      </w:r>
    </w:p>
    <w:p>
      <w:pPr>
        <w:spacing w:line="288" w:lineRule="auto"/>
        <w:jc w:val="center"/>
        <w:rPr>
          <w:rFonts w:hint="eastAsia" w:ascii="宋体" w:hAnsi="宋体" w:eastAsia="宋体"/>
          <w:b/>
          <w:sz w:val="18"/>
          <w:szCs w:val="18"/>
        </w:rPr>
      </w:pPr>
    </w:p>
    <w:p>
      <w:pPr>
        <w:spacing w:line="288" w:lineRule="auto"/>
        <w:jc w:val="center"/>
        <w:rPr>
          <w:rFonts w:ascii="宋体" w:hAnsi="宋体" w:eastAsia="宋体"/>
          <w:b/>
          <w:color w:val="0000FF"/>
          <w:sz w:val="18"/>
          <w:szCs w:val="18"/>
        </w:rPr>
      </w:pPr>
      <w:r>
        <w:rPr>
          <w:rFonts w:hint="eastAsia" w:ascii="宋体" w:hAnsi="宋体" w:eastAsia="宋体"/>
          <w:b/>
          <w:sz w:val="18"/>
          <w:szCs w:val="18"/>
        </w:rPr>
        <w:t>表1 三线表示例</w:t>
      </w:r>
      <w:r>
        <w:rPr>
          <w:rFonts w:hint="eastAsia" w:ascii="宋体" w:hAnsi="宋体" w:eastAsia="宋体"/>
          <w:b/>
          <w:color w:val="0000FF"/>
          <w:sz w:val="18"/>
          <w:szCs w:val="18"/>
        </w:rPr>
        <w:t>【小5宋体，加粗，居中】</w:t>
      </w:r>
    </w:p>
    <w:p>
      <w:pPr>
        <w:widowControl/>
        <w:spacing w:line="288" w:lineRule="auto"/>
        <w:jc w:val="center"/>
        <w:rPr>
          <w:rFonts w:ascii="Times New Roman" w:hAnsi="Times New Roman"/>
          <w:bCs/>
          <w:iCs/>
          <w:sz w:val="18"/>
          <w:szCs w:val="18"/>
        </w:rPr>
      </w:pPr>
      <w:r>
        <w:rPr>
          <w:rFonts w:hint="eastAsia" w:ascii="Times New Roman" w:hAnsi="Times New Roman"/>
          <w:bCs/>
          <w:iCs/>
          <w:sz w:val="18"/>
          <w:szCs w:val="18"/>
        </w:rPr>
        <w:t>Tab.1 Example of a three line table</w:t>
      </w:r>
      <w:r>
        <w:rPr>
          <w:rFonts w:hint="eastAsia" w:ascii="宋体" w:hAnsi="宋体" w:eastAsia="宋体"/>
          <w:color w:val="0000FF"/>
          <w:sz w:val="18"/>
          <w:szCs w:val="18"/>
        </w:rPr>
        <w:t>【小五号</w:t>
      </w:r>
      <w:r>
        <w:rPr>
          <w:rFonts w:hint="eastAsia" w:ascii="Times New Roman" w:hAnsi="Times New Roman"/>
          <w:bCs/>
          <w:iCs/>
          <w:color w:val="0000FF"/>
          <w:sz w:val="18"/>
          <w:szCs w:val="18"/>
        </w:rPr>
        <w:t>Times New Roman,</w:t>
      </w:r>
      <w:r>
        <w:rPr>
          <w:rFonts w:hint="eastAsia" w:ascii="宋体" w:hAnsi="宋体" w:eastAsia="宋体"/>
          <w:color w:val="0000FF"/>
          <w:sz w:val="18"/>
          <w:szCs w:val="18"/>
        </w:rPr>
        <w:t>居中】</w:t>
      </w:r>
    </w:p>
    <w:tbl>
      <w:tblPr>
        <w:tblStyle w:val="10"/>
        <w:tblW w:w="0" w:type="auto"/>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5"/>
        <w:gridCol w:w="1240"/>
        <w:gridCol w:w="1271"/>
        <w:gridCol w:w="1220"/>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op w:val="single" w:color="000000" w:themeColor="text1" w:sz="8" w:space="0"/>
              <w:left w:val="nil"/>
              <w:bottom w:val="single" w:color="auto" w:sz="2" w:space="0"/>
              <w:right w:val="nil"/>
              <w:insideV w:val="nil"/>
            </w:tcBorders>
            <w:vAlign w:val="center"/>
          </w:tcPr>
          <w:p>
            <w:pPr>
              <w:spacing w:before="0" w:after="0" w:line="288" w:lineRule="auto"/>
              <w:jc w:val="center"/>
              <w:rPr>
                <w:rFonts w:ascii="宋体" w:hAnsi="宋体" w:eastAsia="宋体"/>
                <w:b/>
                <w:bCs w:val="0"/>
                <w:color w:val="000000" w:themeColor="text1" w:themeShade="BF"/>
                <w:sz w:val="18"/>
                <w:szCs w:val="18"/>
              </w:rPr>
            </w:pPr>
            <w:r>
              <w:rPr>
                <w:rFonts w:hint="eastAsia" w:ascii="宋体" w:hAnsi="宋体" w:eastAsia="宋体"/>
                <w:b w:val="0"/>
                <w:bCs/>
                <w:color w:val="000000" w:themeColor="text1" w:themeShade="BF"/>
                <w:sz w:val="18"/>
                <w:szCs w:val="18"/>
              </w:rPr>
              <w:t>实验样本</w:t>
            </w:r>
          </w:p>
        </w:tc>
        <w:tc>
          <w:tcPr>
            <w:tcW w:w="1993" w:type="dxa"/>
            <w:tcBorders>
              <w:top w:val="single" w:color="000000" w:themeColor="text1" w:sz="8" w:space="0"/>
              <w:bottom w:val="single" w:color="auto" w:sz="2" w:space="0"/>
              <w:right w:val="nil"/>
              <w:insideV w:val="nil"/>
            </w:tcBorders>
            <w:vAlign w:val="center"/>
          </w:tcPr>
          <w:p>
            <w:pPr>
              <w:spacing w:before="0" w:after="0" w:line="288" w:lineRule="auto"/>
              <w:jc w:val="center"/>
              <w:rPr>
                <w:rFonts w:ascii="宋体" w:hAnsi="宋体" w:eastAsia="宋体"/>
                <w:b w:val="0"/>
                <w:bCs w:val="0"/>
                <w:color w:val="000000" w:themeColor="text1" w:themeShade="BF"/>
                <w:sz w:val="18"/>
                <w:szCs w:val="18"/>
              </w:rPr>
            </w:pPr>
            <w:r>
              <w:rPr>
                <w:rFonts w:hint="eastAsia" w:ascii="宋体" w:hAnsi="宋体" w:eastAsia="宋体"/>
                <w:b w:val="0"/>
                <w:bCs/>
                <w:color w:val="000000" w:themeColor="text1" w:themeShade="BF"/>
                <w:sz w:val="18"/>
                <w:szCs w:val="18"/>
              </w:rPr>
              <w:t>缸</w:t>
            </w:r>
            <w:r>
              <w:rPr>
                <w:rFonts w:ascii="宋体" w:hAnsi="宋体" w:eastAsia="宋体"/>
                <w:b w:val="0"/>
                <w:bCs/>
                <w:color w:val="000000" w:themeColor="text1" w:themeShade="BF"/>
                <w:sz w:val="18"/>
                <w:szCs w:val="18"/>
              </w:rPr>
              <w:t>径</w:t>
            </w:r>
            <w:r>
              <w:rPr>
                <w:rFonts w:ascii="Times New Roman" w:hAnsi="Times New Roman" w:eastAsia="宋体" w:cs="Times New Roman"/>
                <w:b w:val="0"/>
                <w:bCs/>
                <w:i/>
                <w:color w:val="000000" w:themeColor="text1" w:themeShade="BF"/>
                <w:sz w:val="18"/>
                <w:szCs w:val="18"/>
              </w:rPr>
              <w:t>d</w:t>
            </w:r>
            <w:r>
              <w:rPr>
                <w:rFonts w:hint="eastAsia" w:ascii="宋体" w:hAnsi="宋体" w:eastAsia="宋体"/>
                <w:b w:val="0"/>
                <w:bCs/>
                <w:color w:val="000000" w:themeColor="text1" w:themeShade="BF"/>
                <w:sz w:val="18"/>
                <w:szCs w:val="18"/>
              </w:rPr>
              <w:t>/mm</w:t>
            </w:r>
          </w:p>
        </w:tc>
        <w:tc>
          <w:tcPr>
            <w:tcW w:w="1994" w:type="dxa"/>
            <w:tcBorders>
              <w:top w:val="single" w:color="000000" w:themeColor="text1" w:sz="8" w:space="0"/>
              <w:bottom w:val="single" w:color="auto" w:sz="2" w:space="0"/>
              <w:right w:val="nil"/>
              <w:insideV w:val="nil"/>
            </w:tcBorders>
            <w:vAlign w:val="center"/>
          </w:tcPr>
          <w:p>
            <w:pPr>
              <w:spacing w:before="0" w:after="0" w:line="288" w:lineRule="auto"/>
              <w:jc w:val="center"/>
              <w:rPr>
                <w:rFonts w:ascii="宋体" w:hAnsi="宋体" w:eastAsia="宋体"/>
                <w:b w:val="0"/>
                <w:bCs w:val="0"/>
                <w:color w:val="000000" w:themeColor="text1" w:themeShade="BF"/>
                <w:sz w:val="18"/>
                <w:szCs w:val="18"/>
              </w:rPr>
            </w:pPr>
            <w:r>
              <w:rPr>
                <w:rFonts w:ascii="宋体" w:hAnsi="宋体" w:eastAsia="宋体"/>
                <w:b w:val="0"/>
                <w:bCs/>
                <w:color w:val="000000" w:themeColor="text1" w:themeShade="BF"/>
                <w:sz w:val="18"/>
                <w:szCs w:val="18"/>
              </w:rPr>
              <w:t>外径</w:t>
            </w:r>
            <w:r>
              <w:rPr>
                <w:rFonts w:ascii="Times New Roman" w:hAnsi="Times New Roman" w:eastAsia="宋体" w:cs="Times New Roman"/>
                <w:b w:val="0"/>
                <w:bCs/>
                <w:i/>
                <w:color w:val="000000" w:themeColor="text1" w:themeShade="BF"/>
                <w:sz w:val="18"/>
                <w:szCs w:val="18"/>
              </w:rPr>
              <w:t>d</w:t>
            </w:r>
            <w:r>
              <w:rPr>
                <w:rFonts w:ascii="Times New Roman" w:hAnsi="Times New Roman" w:eastAsia="宋体" w:cs="Times New Roman"/>
                <w:b w:val="0"/>
                <w:bCs/>
                <w:color w:val="000000" w:themeColor="text1" w:themeShade="BF"/>
                <w:sz w:val="18"/>
                <w:szCs w:val="18"/>
                <w:vertAlign w:val="subscript"/>
              </w:rPr>
              <w:t>o</w:t>
            </w:r>
            <w:r>
              <w:rPr>
                <w:rFonts w:hint="eastAsia" w:ascii="宋体" w:hAnsi="宋体" w:eastAsia="宋体"/>
                <w:b w:val="0"/>
                <w:bCs/>
                <w:color w:val="000000" w:themeColor="text1" w:themeShade="BF"/>
                <w:sz w:val="18"/>
                <w:szCs w:val="18"/>
              </w:rPr>
              <w:t>/mm</w:t>
            </w:r>
          </w:p>
        </w:tc>
        <w:tc>
          <w:tcPr>
            <w:tcW w:w="1994" w:type="dxa"/>
            <w:tcBorders>
              <w:top w:val="single" w:color="000000" w:themeColor="text1" w:sz="8" w:space="0"/>
              <w:bottom w:val="single" w:color="auto" w:sz="2" w:space="0"/>
              <w:right w:val="nil"/>
              <w:insideV w:val="nil"/>
            </w:tcBorders>
            <w:vAlign w:val="center"/>
          </w:tcPr>
          <w:p>
            <w:pPr>
              <w:spacing w:before="0" w:after="0" w:line="288" w:lineRule="auto"/>
              <w:jc w:val="center"/>
              <w:rPr>
                <w:rFonts w:ascii="宋体" w:hAnsi="宋体" w:eastAsia="宋体"/>
                <w:b w:val="0"/>
                <w:bCs w:val="0"/>
                <w:color w:val="000000" w:themeColor="text1" w:themeShade="BF"/>
                <w:sz w:val="18"/>
                <w:szCs w:val="18"/>
              </w:rPr>
            </w:pPr>
            <w:r>
              <w:rPr>
                <w:rFonts w:ascii="宋体" w:hAnsi="宋体" w:eastAsia="宋体"/>
                <w:b w:val="0"/>
                <w:bCs/>
                <w:color w:val="000000" w:themeColor="text1" w:themeShade="BF"/>
                <w:sz w:val="18"/>
                <w:szCs w:val="18"/>
              </w:rPr>
              <w:t>长度</w:t>
            </w:r>
            <w:r>
              <w:rPr>
                <w:rFonts w:ascii="Times New Roman" w:hAnsi="Times New Roman" w:eastAsia="宋体" w:cs="Times New Roman"/>
                <w:b w:val="0"/>
                <w:bCs/>
                <w:i/>
                <w:color w:val="000000" w:themeColor="text1" w:themeShade="BF"/>
                <w:sz w:val="18"/>
                <w:szCs w:val="18"/>
              </w:rPr>
              <w:t>l</w:t>
            </w:r>
            <w:r>
              <w:rPr>
                <w:rFonts w:hint="eastAsia" w:ascii="宋体" w:hAnsi="宋体" w:eastAsia="宋体"/>
                <w:b w:val="0"/>
                <w:bCs/>
                <w:color w:val="000000" w:themeColor="text1" w:themeShade="BF"/>
                <w:sz w:val="18"/>
                <w:szCs w:val="18"/>
              </w:rPr>
              <w:t>/mm</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op w:val="single" w:color="auto" w:sz="2" w:space="0"/>
              <w:left w:val="nil"/>
              <w:right w:val="nil"/>
            </w:tcBorders>
            <w:shd w:val="clear" w:color="auto" w:fill="auto"/>
            <w:vAlign w:val="center"/>
          </w:tcPr>
          <w:p>
            <w:pPr>
              <w:spacing w:line="288" w:lineRule="auto"/>
              <w:jc w:val="center"/>
              <w:rPr>
                <w:rFonts w:ascii="宋体" w:hAnsi="宋体" w:eastAsia="宋体"/>
                <w:b/>
                <w:bCs w:val="0"/>
                <w:color w:val="000000" w:themeColor="text1" w:themeShade="BF"/>
                <w:sz w:val="18"/>
                <w:szCs w:val="18"/>
              </w:rPr>
            </w:pPr>
            <w:r>
              <w:rPr>
                <w:rFonts w:hint="eastAsia" w:ascii="宋体" w:hAnsi="宋体" w:eastAsia="宋体"/>
                <w:b/>
                <w:bCs/>
                <w:color w:val="000000" w:themeColor="text1" w:themeShade="BF"/>
                <w:sz w:val="18"/>
                <w:szCs w:val="18"/>
              </w:rPr>
              <w:t>1</w:t>
            </w:r>
          </w:p>
        </w:tc>
        <w:tc>
          <w:tcPr>
            <w:tcW w:w="1993" w:type="dxa"/>
            <w:tcBorders>
              <w:top w:val="single" w:color="auto" w:sz="2" w:space="0"/>
              <w:right w:val="nil"/>
            </w:tcBorders>
            <w:shd w:val="clear" w:color="auto" w:fill="auto"/>
            <w:vAlign w:val="center"/>
          </w:tcPr>
          <w:p>
            <w:pPr>
              <w:spacing w:line="288" w:lineRule="auto"/>
              <w:jc w:val="center"/>
              <w:rPr>
                <w:rFonts w:ascii="宋体" w:hAnsi="宋体" w:eastAsia="宋体"/>
                <w:color w:val="000000" w:themeColor="text1" w:themeShade="BF"/>
                <w:sz w:val="18"/>
                <w:szCs w:val="18"/>
              </w:rPr>
            </w:pPr>
            <w:r>
              <w:rPr>
                <w:rFonts w:hint="eastAsia" w:ascii="宋体" w:hAnsi="宋体" w:eastAsia="宋体"/>
                <w:color w:val="000000" w:themeColor="text1" w:themeShade="BF"/>
                <w:sz w:val="18"/>
                <w:szCs w:val="18"/>
              </w:rPr>
              <w:t>280</w:t>
            </w:r>
          </w:p>
        </w:tc>
        <w:tc>
          <w:tcPr>
            <w:tcW w:w="1994" w:type="dxa"/>
            <w:tcBorders>
              <w:top w:val="single" w:color="auto" w:sz="2" w:space="0"/>
              <w:right w:val="nil"/>
            </w:tcBorders>
            <w:shd w:val="clear" w:color="auto" w:fill="auto"/>
            <w:vAlign w:val="center"/>
          </w:tcPr>
          <w:p>
            <w:pPr>
              <w:spacing w:line="288" w:lineRule="auto"/>
              <w:jc w:val="center"/>
              <w:rPr>
                <w:rFonts w:ascii="宋体" w:hAnsi="宋体" w:eastAsia="宋体"/>
                <w:color w:val="000000" w:themeColor="text1" w:themeShade="BF"/>
                <w:sz w:val="18"/>
                <w:szCs w:val="18"/>
              </w:rPr>
            </w:pPr>
            <w:r>
              <w:rPr>
                <w:rFonts w:hint="eastAsia" w:ascii="宋体" w:hAnsi="宋体" w:eastAsia="宋体"/>
                <w:color w:val="000000" w:themeColor="text1" w:themeShade="BF"/>
                <w:sz w:val="18"/>
                <w:szCs w:val="18"/>
              </w:rPr>
              <w:t>4.20</w:t>
            </w:r>
          </w:p>
        </w:tc>
        <w:tc>
          <w:tcPr>
            <w:tcW w:w="1994" w:type="dxa"/>
            <w:tcBorders>
              <w:top w:val="single" w:color="auto" w:sz="2" w:space="0"/>
              <w:right w:val="nil"/>
            </w:tcBorders>
            <w:shd w:val="clear" w:color="auto" w:fill="auto"/>
            <w:vAlign w:val="center"/>
          </w:tcPr>
          <w:p>
            <w:pPr>
              <w:spacing w:line="288" w:lineRule="auto"/>
              <w:jc w:val="center"/>
              <w:rPr>
                <w:rFonts w:ascii="宋体" w:hAnsi="宋体" w:eastAsia="宋体"/>
                <w:color w:val="000000" w:themeColor="text1" w:themeShade="BF"/>
                <w:sz w:val="18"/>
                <w:szCs w:val="18"/>
              </w:rPr>
            </w:pPr>
            <w:r>
              <w:rPr>
                <w:rFonts w:hint="eastAsia" w:ascii="宋体" w:hAnsi="宋体" w:eastAsia="宋体"/>
                <w:color w:val="000000" w:themeColor="text1" w:themeShade="BF"/>
                <w:sz w:val="18"/>
                <w:szCs w:val="18"/>
              </w:rPr>
              <w:t>200</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vAlign w:val="center"/>
          </w:tcPr>
          <w:p>
            <w:pPr>
              <w:spacing w:line="288" w:lineRule="auto"/>
              <w:jc w:val="center"/>
              <w:rPr>
                <w:rFonts w:ascii="宋体" w:hAnsi="宋体" w:eastAsia="宋体"/>
                <w:b/>
                <w:bCs w:val="0"/>
                <w:color w:val="000000" w:themeColor="text1" w:themeShade="BF"/>
                <w:sz w:val="18"/>
                <w:szCs w:val="18"/>
              </w:rPr>
            </w:pPr>
            <w:r>
              <w:rPr>
                <w:rFonts w:hint="eastAsia" w:ascii="宋体" w:hAnsi="宋体" w:eastAsia="宋体"/>
                <w:b/>
                <w:bCs/>
                <w:color w:val="000000" w:themeColor="text1" w:themeShade="BF"/>
                <w:sz w:val="18"/>
                <w:szCs w:val="18"/>
              </w:rPr>
              <w:t>2</w:t>
            </w:r>
          </w:p>
        </w:tc>
        <w:tc>
          <w:tcPr>
            <w:tcW w:w="1993" w:type="dxa"/>
            <w:vAlign w:val="center"/>
          </w:tcPr>
          <w:p>
            <w:pPr>
              <w:spacing w:line="288" w:lineRule="auto"/>
              <w:jc w:val="center"/>
              <w:rPr>
                <w:rFonts w:ascii="宋体" w:hAnsi="宋体" w:eastAsia="宋体"/>
                <w:color w:val="000000" w:themeColor="text1" w:themeShade="BF"/>
                <w:sz w:val="18"/>
                <w:szCs w:val="18"/>
              </w:rPr>
            </w:pPr>
            <w:r>
              <w:rPr>
                <w:rFonts w:hint="eastAsia" w:ascii="宋体" w:hAnsi="宋体" w:eastAsia="宋体"/>
                <w:color w:val="000000" w:themeColor="text1" w:themeShade="BF"/>
                <w:sz w:val="18"/>
                <w:szCs w:val="18"/>
              </w:rPr>
              <w:t>160</w:t>
            </w:r>
          </w:p>
        </w:tc>
        <w:tc>
          <w:tcPr>
            <w:tcW w:w="1994" w:type="dxa"/>
            <w:vAlign w:val="center"/>
          </w:tcPr>
          <w:p>
            <w:pPr>
              <w:spacing w:line="288" w:lineRule="auto"/>
              <w:jc w:val="center"/>
              <w:rPr>
                <w:rFonts w:ascii="宋体" w:hAnsi="宋体" w:eastAsia="宋体"/>
                <w:color w:val="000000" w:themeColor="text1" w:themeShade="BF"/>
                <w:sz w:val="18"/>
                <w:szCs w:val="18"/>
              </w:rPr>
            </w:pPr>
            <w:r>
              <w:rPr>
                <w:rFonts w:hint="eastAsia" w:ascii="宋体" w:hAnsi="宋体" w:eastAsia="宋体"/>
                <w:color w:val="000000" w:themeColor="text1" w:themeShade="BF"/>
                <w:sz w:val="18"/>
                <w:szCs w:val="18"/>
              </w:rPr>
              <w:t>2.46</w:t>
            </w:r>
          </w:p>
        </w:tc>
        <w:tc>
          <w:tcPr>
            <w:tcW w:w="1994" w:type="dxa"/>
            <w:vAlign w:val="center"/>
          </w:tcPr>
          <w:p>
            <w:pPr>
              <w:spacing w:line="288" w:lineRule="auto"/>
              <w:jc w:val="center"/>
              <w:rPr>
                <w:rFonts w:ascii="宋体" w:hAnsi="宋体" w:eastAsia="宋体"/>
                <w:color w:val="000000" w:themeColor="text1" w:themeShade="BF"/>
                <w:sz w:val="18"/>
                <w:szCs w:val="18"/>
              </w:rPr>
            </w:pPr>
            <w:r>
              <w:rPr>
                <w:rFonts w:hint="eastAsia" w:ascii="宋体" w:hAnsi="宋体" w:eastAsia="宋体"/>
                <w:color w:val="000000" w:themeColor="text1" w:themeShade="BF"/>
                <w:sz w:val="18"/>
                <w:szCs w:val="18"/>
              </w:rPr>
              <w:t>300</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left w:val="nil"/>
              <w:right w:val="nil"/>
            </w:tcBorders>
            <w:shd w:val="clear" w:color="auto" w:fill="auto"/>
            <w:vAlign w:val="center"/>
          </w:tcPr>
          <w:p>
            <w:pPr>
              <w:spacing w:line="288" w:lineRule="auto"/>
              <w:jc w:val="center"/>
              <w:rPr>
                <w:rFonts w:ascii="宋体" w:hAnsi="宋体" w:eastAsia="宋体"/>
                <w:b/>
                <w:bCs w:val="0"/>
                <w:color w:val="000000" w:themeColor="text1" w:themeShade="BF"/>
                <w:sz w:val="18"/>
                <w:szCs w:val="18"/>
              </w:rPr>
            </w:pPr>
            <w:r>
              <w:rPr>
                <w:rFonts w:hint="eastAsia" w:ascii="宋体" w:hAnsi="宋体" w:eastAsia="宋体"/>
                <w:b/>
                <w:bCs/>
                <w:color w:val="000000" w:themeColor="text1" w:themeShade="BF"/>
                <w:sz w:val="18"/>
                <w:szCs w:val="18"/>
              </w:rPr>
              <w:t>3</w:t>
            </w:r>
          </w:p>
        </w:tc>
        <w:tc>
          <w:tcPr>
            <w:tcW w:w="1993" w:type="dxa"/>
            <w:tcBorders>
              <w:right w:val="nil"/>
            </w:tcBorders>
            <w:shd w:val="clear" w:color="auto" w:fill="auto"/>
            <w:vAlign w:val="center"/>
          </w:tcPr>
          <w:p>
            <w:pPr>
              <w:spacing w:line="288" w:lineRule="auto"/>
              <w:jc w:val="center"/>
              <w:rPr>
                <w:rFonts w:ascii="宋体" w:hAnsi="宋体" w:eastAsia="宋体"/>
                <w:color w:val="000000" w:themeColor="text1" w:themeShade="BF"/>
                <w:sz w:val="18"/>
                <w:szCs w:val="18"/>
              </w:rPr>
            </w:pPr>
            <w:r>
              <w:rPr>
                <w:rFonts w:hint="eastAsia" w:ascii="宋体" w:hAnsi="宋体" w:eastAsia="宋体"/>
                <w:color w:val="000000" w:themeColor="text1" w:themeShade="BF"/>
                <w:sz w:val="18"/>
                <w:szCs w:val="18"/>
              </w:rPr>
              <w:t>180</w:t>
            </w:r>
          </w:p>
        </w:tc>
        <w:tc>
          <w:tcPr>
            <w:tcW w:w="1994" w:type="dxa"/>
            <w:tcBorders>
              <w:right w:val="nil"/>
            </w:tcBorders>
            <w:shd w:val="clear" w:color="auto" w:fill="auto"/>
            <w:vAlign w:val="center"/>
          </w:tcPr>
          <w:p>
            <w:pPr>
              <w:spacing w:line="288" w:lineRule="auto"/>
              <w:jc w:val="center"/>
              <w:rPr>
                <w:rFonts w:ascii="宋体" w:hAnsi="宋体" w:eastAsia="宋体"/>
                <w:color w:val="000000" w:themeColor="text1" w:themeShade="BF"/>
                <w:sz w:val="18"/>
                <w:szCs w:val="18"/>
              </w:rPr>
            </w:pPr>
            <w:r>
              <w:rPr>
                <w:rFonts w:hint="eastAsia" w:ascii="宋体" w:hAnsi="宋体" w:eastAsia="宋体"/>
                <w:color w:val="000000" w:themeColor="text1" w:themeShade="BF"/>
                <w:sz w:val="18"/>
                <w:szCs w:val="18"/>
              </w:rPr>
              <w:t>1.22</w:t>
            </w:r>
          </w:p>
        </w:tc>
        <w:tc>
          <w:tcPr>
            <w:tcW w:w="1994" w:type="dxa"/>
            <w:tcBorders>
              <w:right w:val="nil"/>
            </w:tcBorders>
            <w:shd w:val="clear" w:color="auto" w:fill="auto"/>
            <w:vAlign w:val="center"/>
          </w:tcPr>
          <w:p>
            <w:pPr>
              <w:spacing w:line="288" w:lineRule="auto"/>
              <w:jc w:val="center"/>
              <w:rPr>
                <w:rFonts w:ascii="宋体" w:hAnsi="宋体" w:eastAsia="宋体"/>
                <w:color w:val="000000" w:themeColor="text1" w:themeShade="BF"/>
                <w:sz w:val="18"/>
                <w:szCs w:val="18"/>
              </w:rPr>
            </w:pPr>
            <w:r>
              <w:rPr>
                <w:rFonts w:hint="eastAsia" w:ascii="宋体" w:hAnsi="宋体" w:eastAsia="宋体"/>
                <w:color w:val="000000" w:themeColor="text1" w:themeShade="BF"/>
                <w:sz w:val="18"/>
                <w:szCs w:val="18"/>
              </w:rPr>
              <w:t>400</w:t>
            </w:r>
          </w:p>
        </w:tc>
      </w:tr>
      <w:bookmarkEnd w:id="12"/>
    </w:tbl>
    <w:p>
      <w:pPr>
        <w:spacing w:line="288" w:lineRule="auto"/>
        <w:ind w:firstLine="422" w:firstLineChars="200"/>
        <w:jc w:val="left"/>
        <w:rPr>
          <w:rFonts w:ascii="宋体" w:hAnsi="宋体" w:eastAsia="宋体"/>
          <w:szCs w:val="21"/>
        </w:rPr>
      </w:pPr>
      <w:r>
        <w:rPr>
          <w:rFonts w:hint="eastAsia" w:ascii="宋体" w:hAnsi="宋体" w:eastAsia="宋体"/>
          <w:b/>
          <w:szCs w:val="21"/>
        </w:rPr>
        <w:t>特别提醒：</w:t>
      </w:r>
      <w:r>
        <w:rPr>
          <w:rFonts w:hint="eastAsia" w:ascii="宋体" w:hAnsi="宋体" w:eastAsia="宋体"/>
          <w:szCs w:val="21"/>
        </w:rPr>
        <w:t>在实际工作中经常发现作者已经给出了表格，又用绘图软件将表中数据表示成曲线。科技论文不能重复表达，因此这种情况要坚决避免。</w:t>
      </w:r>
    </w:p>
    <w:p>
      <w:pPr>
        <w:spacing w:line="288" w:lineRule="auto"/>
        <w:jc w:val="left"/>
        <w:rPr>
          <w:rFonts w:hint="eastAsia" w:ascii="黑体" w:hAnsi="黑体" w:eastAsia="黑体"/>
          <w:szCs w:val="21"/>
        </w:rPr>
      </w:pPr>
    </w:p>
    <w:p>
      <w:pPr>
        <w:spacing w:line="288" w:lineRule="auto"/>
        <w:jc w:val="left"/>
        <w:rPr>
          <w:rFonts w:ascii="黑体" w:hAnsi="黑体" w:eastAsia="黑体"/>
          <w:color w:val="00B050"/>
          <w:szCs w:val="21"/>
        </w:rPr>
      </w:pPr>
      <w:r>
        <w:rPr>
          <w:rFonts w:hint="eastAsia" w:ascii="黑体" w:hAnsi="黑体" w:eastAsia="黑体"/>
          <w:szCs w:val="21"/>
        </w:rPr>
        <w:t>2</w:t>
      </w:r>
      <w:r>
        <w:rPr>
          <w:rFonts w:ascii="黑体" w:hAnsi="黑体" w:eastAsia="黑体"/>
          <w:szCs w:val="21"/>
        </w:rPr>
        <w:t xml:space="preserve">  </w:t>
      </w:r>
      <w:r>
        <w:rPr>
          <w:rFonts w:hint="eastAsia" w:ascii="黑体" w:hAnsi="黑体" w:eastAsia="黑体"/>
          <w:szCs w:val="21"/>
        </w:rPr>
        <w:t>讨论</w:t>
      </w:r>
      <w:r>
        <w:rPr>
          <w:rFonts w:hint="eastAsia" w:ascii="黑体" w:hAnsi="黑体" w:eastAsia="黑体"/>
          <w:color w:val="0000FF"/>
          <w:szCs w:val="21"/>
        </w:rPr>
        <w:t>【五号黑体，顶格，一级标题，序号和文字间空</w:t>
      </w:r>
      <w:r>
        <w:rPr>
          <w:rFonts w:ascii="黑体" w:hAnsi="黑体" w:eastAsia="黑体"/>
          <w:color w:val="0000FF"/>
          <w:szCs w:val="21"/>
        </w:rPr>
        <w:t>1格</w:t>
      </w:r>
      <w:r>
        <w:rPr>
          <w:rFonts w:hint="eastAsia" w:ascii="黑体" w:hAnsi="黑体" w:eastAsia="黑体"/>
          <w:color w:val="0000FF"/>
          <w:szCs w:val="21"/>
        </w:rPr>
        <w:t>】</w:t>
      </w:r>
    </w:p>
    <w:p>
      <w:pPr>
        <w:spacing w:line="288" w:lineRule="auto"/>
        <w:jc w:val="left"/>
        <w:rPr>
          <w:rFonts w:ascii="宋体" w:hAnsi="宋体" w:eastAsia="宋体"/>
          <w:szCs w:val="21"/>
        </w:rPr>
      </w:pPr>
      <w:r>
        <w:rPr>
          <w:rFonts w:ascii="黑体" w:hAnsi="黑体" w:eastAsia="黑体"/>
          <w:color w:val="00B050"/>
          <w:szCs w:val="21"/>
        </w:rPr>
        <w:tab/>
      </w:r>
      <w:r>
        <w:rPr>
          <w:rFonts w:hint="eastAsia" w:ascii="宋体" w:hAnsi="宋体" w:eastAsia="宋体"/>
          <w:szCs w:val="21"/>
        </w:rPr>
        <w:t>讨论用来对结果进行讨论，目的在于阐述结果的意义，说明与前人所得结果不同的原因，根据研究结果继续阐述作者自己的见解。讨论的重点在于对研究结果的解释和推断，说明作者的结果是否支持或反对某种观点，是否提出新的问题或观点等。</w:t>
      </w:r>
    </w:p>
    <w:p>
      <w:pPr>
        <w:spacing w:line="288" w:lineRule="auto"/>
        <w:jc w:val="left"/>
        <w:rPr>
          <w:rFonts w:ascii="宋体" w:hAnsi="宋体" w:eastAsia="宋体"/>
          <w:color w:val="0000FF"/>
          <w:szCs w:val="21"/>
        </w:rPr>
      </w:pPr>
      <w:r>
        <w:rPr>
          <w:rFonts w:ascii="宋体" w:hAnsi="宋体" w:eastAsia="宋体"/>
          <w:szCs w:val="21"/>
        </w:rPr>
        <w:tab/>
      </w:r>
      <w:r>
        <w:rPr>
          <w:rFonts w:hint="eastAsia" w:ascii="宋体" w:hAnsi="宋体" w:eastAsia="宋体"/>
          <w:szCs w:val="21"/>
        </w:rPr>
        <w:t>讨论的主要内容有：回顾研究的主要目的或假设，探讨所得结果是否符合预期，如果未达到，则说明原因；概述最重要的结果，指出它能否支持先前的假设以及是否与其他学者的结果一致，如果不一致，则说明原因；对结果提出说明、解释或猜测，根据这些结果能得出什么结论或推论；指出研究的局限性对研究结果的影响，并指出进一步的研究题目或方向；指出结果的理论意义和实际应用价值。最主要的是突出首创性和创新性，说明研究结果的必然性或偶然性。</w:t>
      </w:r>
      <w:r>
        <w:rPr>
          <w:rFonts w:hint="eastAsia" w:ascii="宋体" w:hAnsi="宋体" w:eastAsia="宋体"/>
          <w:color w:val="0000FF"/>
          <w:szCs w:val="21"/>
        </w:rPr>
        <w:t>【五号宋体】</w:t>
      </w:r>
    </w:p>
    <w:p>
      <w:pPr>
        <w:spacing w:line="288" w:lineRule="auto"/>
        <w:jc w:val="left"/>
        <w:rPr>
          <w:rFonts w:hint="eastAsia" w:ascii="黑体" w:hAnsi="黑体" w:eastAsia="黑体"/>
          <w:szCs w:val="21"/>
        </w:rPr>
      </w:pPr>
    </w:p>
    <w:p>
      <w:pPr>
        <w:spacing w:line="288" w:lineRule="auto"/>
        <w:jc w:val="left"/>
        <w:rPr>
          <w:rFonts w:ascii="黑体" w:hAnsi="黑体" w:eastAsia="黑体"/>
          <w:color w:val="00B050"/>
          <w:szCs w:val="21"/>
        </w:rPr>
      </w:pPr>
      <w:r>
        <w:rPr>
          <w:rFonts w:hint="eastAsia" w:ascii="黑体" w:hAnsi="黑体" w:eastAsia="黑体"/>
          <w:szCs w:val="21"/>
        </w:rPr>
        <w:t>3</w:t>
      </w:r>
      <w:r>
        <w:rPr>
          <w:rFonts w:ascii="黑体" w:hAnsi="黑体" w:eastAsia="黑体"/>
          <w:szCs w:val="21"/>
        </w:rPr>
        <w:t xml:space="preserve">  </w:t>
      </w:r>
      <w:r>
        <w:rPr>
          <w:rFonts w:hint="eastAsia" w:ascii="黑体" w:hAnsi="黑体" w:eastAsia="黑体"/>
          <w:szCs w:val="21"/>
        </w:rPr>
        <w:t>结论</w:t>
      </w:r>
      <w:r>
        <w:rPr>
          <w:rFonts w:hint="eastAsia" w:ascii="黑体" w:hAnsi="黑体" w:eastAsia="黑体"/>
          <w:color w:val="0000FF"/>
          <w:szCs w:val="21"/>
        </w:rPr>
        <w:t>【五号黑体，顶格，一级标题，序号和文字间空</w:t>
      </w:r>
      <w:r>
        <w:rPr>
          <w:rFonts w:ascii="黑体" w:hAnsi="黑体" w:eastAsia="黑体"/>
          <w:color w:val="0000FF"/>
          <w:szCs w:val="21"/>
        </w:rPr>
        <w:t>1格</w:t>
      </w:r>
      <w:r>
        <w:rPr>
          <w:rFonts w:hint="eastAsia" w:ascii="黑体" w:hAnsi="黑体" w:eastAsia="黑体"/>
          <w:color w:val="0000FF"/>
          <w:szCs w:val="21"/>
        </w:rPr>
        <w:t>】</w:t>
      </w:r>
    </w:p>
    <w:p>
      <w:pPr>
        <w:spacing w:line="288" w:lineRule="auto"/>
        <w:jc w:val="left"/>
        <w:rPr>
          <w:rFonts w:ascii="宋体" w:hAnsi="宋体" w:eastAsia="宋体"/>
          <w:szCs w:val="21"/>
        </w:rPr>
      </w:pPr>
      <w:r>
        <w:rPr>
          <w:rFonts w:ascii="楷体" w:hAnsi="楷体" w:eastAsia="楷体"/>
          <w:szCs w:val="21"/>
        </w:rPr>
        <w:tab/>
      </w:r>
      <w:r>
        <w:rPr>
          <w:rFonts w:hint="eastAsia" w:ascii="宋体" w:hAnsi="宋体" w:eastAsia="宋体"/>
          <w:szCs w:val="21"/>
        </w:rPr>
        <w:t>结论是试验、观测结果和理论分析的逻辑发展，是将试验和观测所得数据、结果，经判断、推理、归纳等逻辑分析而得到的对事物本质和规律的认识。其主要内容包括：</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（1）研究结果所揭示的原理、规律，所说明和解决的理论与实际问题；</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（2）研究的创新点，对已有研究成果的补充、修改和证实；</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（3）研究工作与他人已有研究工作的异同；</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（4）获得的研究成果及其理论意义与实用价值；</w:t>
      </w:r>
    </w:p>
    <w:p>
      <w:pPr>
        <w:spacing w:line="288" w:lineRule="auto"/>
        <w:jc w:val="left"/>
        <w:rPr>
          <w:rFonts w:ascii="宋体" w:hAnsi="宋体" w:eastAsia="宋体"/>
          <w:szCs w:val="21"/>
        </w:rPr>
      </w:pPr>
      <w:r>
        <w:rPr>
          <w:rFonts w:ascii="宋体" w:hAnsi="宋体" w:eastAsia="宋体"/>
          <w:szCs w:val="21"/>
        </w:rPr>
        <w:tab/>
      </w:r>
      <w:r>
        <w:rPr>
          <w:rFonts w:hint="eastAsia" w:ascii="宋体" w:hAnsi="宋体" w:eastAsia="宋体"/>
          <w:szCs w:val="21"/>
        </w:rPr>
        <w:t>（5）研究的局限性、未予解决或尚待解决的问题，解决这些问题的可能的关键点、方向及基本思路；</w:t>
      </w:r>
    </w:p>
    <w:p>
      <w:pPr>
        <w:spacing w:line="288" w:lineRule="auto"/>
        <w:jc w:val="left"/>
        <w:rPr>
          <w:rFonts w:ascii="宋体" w:hAnsi="宋体" w:eastAsia="宋体"/>
          <w:color w:val="00B050"/>
          <w:szCs w:val="21"/>
        </w:rPr>
      </w:pPr>
      <w:r>
        <w:rPr>
          <w:rFonts w:ascii="宋体" w:hAnsi="宋体" w:eastAsia="宋体"/>
          <w:szCs w:val="21"/>
        </w:rPr>
        <w:tab/>
      </w:r>
      <w:r>
        <w:rPr>
          <w:rFonts w:hint="eastAsia" w:ascii="宋体" w:hAnsi="宋体" w:eastAsia="宋体"/>
          <w:szCs w:val="21"/>
        </w:rPr>
        <w:t>（6）对进一步深入研究或相关课题的建议和意见，指明可能的应用前景及需要进一步深入的研究方向。</w:t>
      </w:r>
      <w:r>
        <w:rPr>
          <w:rFonts w:hint="eastAsia" w:ascii="宋体" w:hAnsi="宋体" w:eastAsia="宋体"/>
          <w:color w:val="0000FF"/>
          <w:szCs w:val="21"/>
        </w:rPr>
        <w:t>【五号宋体】</w:t>
      </w:r>
    </w:p>
    <w:p>
      <w:pPr>
        <w:spacing w:line="288" w:lineRule="auto"/>
        <w:jc w:val="left"/>
        <w:rPr>
          <w:rFonts w:ascii="宋体" w:hAnsi="宋体" w:eastAsia="宋体"/>
          <w:color w:val="00B050"/>
          <w:szCs w:val="21"/>
        </w:rPr>
      </w:pPr>
    </w:p>
    <w:p>
      <w:pPr>
        <w:spacing w:line="276" w:lineRule="auto"/>
        <w:jc w:val="left"/>
        <w:rPr>
          <w:rFonts w:ascii="楷体_GB2312" w:hAnsi="楷体" w:eastAsia="楷体_GB2312"/>
          <w:b/>
          <w:szCs w:val="21"/>
        </w:rPr>
      </w:pPr>
      <w:r>
        <w:rPr>
          <w:rFonts w:hint="eastAsia" w:ascii="黑体" w:hAnsi="黑体" w:eastAsia="黑体"/>
          <w:b/>
          <w:szCs w:val="21"/>
        </w:rPr>
        <w:t>参考文献：</w:t>
      </w:r>
      <w:r>
        <w:rPr>
          <w:rFonts w:hint="eastAsia" w:ascii="黑体" w:hAnsi="黑体" w:eastAsia="黑体"/>
          <w:b/>
          <w:color w:val="0000FF"/>
          <w:szCs w:val="21"/>
        </w:rPr>
        <w:t>【五号黑体，加粗，顶格，参考GB/T 7714—2015《信息与文献  参考文献著录规则》】</w:t>
      </w:r>
    </w:p>
    <w:p>
      <w:pPr>
        <w:spacing w:line="276" w:lineRule="auto"/>
        <w:jc w:val="left"/>
        <w:rPr>
          <w:rFonts w:ascii="宋体" w:hAnsi="宋体" w:eastAsia="宋体" w:cs="宋体"/>
          <w:color w:val="0000FF"/>
          <w:sz w:val="18"/>
          <w:szCs w:val="18"/>
        </w:rPr>
      </w:pPr>
      <w:r>
        <w:rPr>
          <w:rFonts w:hint="eastAsia" w:ascii="宋体" w:hAnsi="宋体" w:eastAsia="宋体" w:cs="宋体"/>
          <w:sz w:val="18"/>
          <w:szCs w:val="18"/>
        </w:rPr>
        <w:t>[1]彭红梅,陈亚军,陆彩满,等.新型三平移2PPPa并联机构运动学分析与优化设计[J].机床与液压,2022,50(3): 43-48.</w:t>
      </w:r>
      <w:r>
        <w:rPr>
          <w:rFonts w:hint="eastAsia" w:ascii="宋体" w:hAnsi="宋体" w:eastAsia="宋体" w:cs="宋体"/>
          <w:color w:val="0000FF"/>
          <w:sz w:val="18"/>
          <w:szCs w:val="18"/>
        </w:rPr>
        <w:t>【小5号宋体】</w:t>
      </w:r>
    </w:p>
    <w:p>
      <w:pPr>
        <w:spacing w:line="276" w:lineRule="auto"/>
        <w:jc w:val="left"/>
        <w:rPr>
          <w:rFonts w:ascii="宋体" w:hAnsi="宋体" w:eastAsia="宋体"/>
          <w:color w:val="0000FF"/>
          <w:sz w:val="18"/>
          <w:szCs w:val="18"/>
        </w:rPr>
      </w:pPr>
      <w:r>
        <w:rPr>
          <w:rFonts w:hint="eastAsia" w:ascii="Times New Roman" w:hAnsi="Times New Roman"/>
          <w:bCs/>
          <w:iCs/>
          <w:sz w:val="18"/>
          <w:szCs w:val="18"/>
        </w:rPr>
        <w:t>PENG H M,CHEN Y J,LU C M,et al.Kinematics analysis and optimization design of a new three thranslational 2PPPa parallel pechanism[J].Machine Tool &amp; Hydraulics,2022,50(3):43-48.</w:t>
      </w:r>
      <w:r>
        <w:rPr>
          <w:rFonts w:hint="eastAsia" w:ascii="宋体" w:hAnsi="宋体" w:eastAsia="宋体"/>
          <w:color w:val="0000FF"/>
          <w:sz w:val="18"/>
          <w:szCs w:val="18"/>
        </w:rPr>
        <w:t>【小五号</w:t>
      </w:r>
      <w:r>
        <w:rPr>
          <w:rFonts w:hint="eastAsia" w:ascii="Times New Roman" w:hAnsi="Times New Roman"/>
          <w:bCs/>
          <w:iCs/>
          <w:color w:val="0000FF"/>
          <w:sz w:val="18"/>
          <w:szCs w:val="18"/>
        </w:rPr>
        <w:t>Times New Roman</w:t>
      </w:r>
      <w:r>
        <w:rPr>
          <w:rFonts w:hint="eastAsia" w:ascii="宋体" w:hAnsi="宋体" w:eastAsia="宋体"/>
          <w:color w:val="0000FF"/>
          <w:sz w:val="18"/>
          <w:szCs w:val="18"/>
        </w:rPr>
        <w:t>】</w:t>
      </w:r>
    </w:p>
    <w:p>
      <w:pPr>
        <w:spacing w:line="276" w:lineRule="auto"/>
        <w:jc w:val="left"/>
        <w:rPr>
          <w:rFonts w:ascii="宋体" w:hAnsi="宋体" w:eastAsia="宋体" w:cs="宋体"/>
          <w:color w:val="0000FF"/>
          <w:sz w:val="18"/>
          <w:szCs w:val="18"/>
        </w:rPr>
      </w:pPr>
      <w:r>
        <w:rPr>
          <w:rFonts w:hint="eastAsia" w:ascii="宋体" w:hAnsi="宋体" w:eastAsia="宋体" w:cs="宋体"/>
          <w:color w:val="0000FF"/>
          <w:sz w:val="18"/>
          <w:szCs w:val="18"/>
        </w:rPr>
        <w:t>【期刊——[序号]作者,作者,作者,等.文章标题[J].刊名,出版年,卷(期):起-止页码.】</w:t>
      </w:r>
    </w:p>
    <w:p>
      <w:pPr>
        <w:spacing w:line="276" w:lineRule="auto"/>
        <w:jc w:val="left"/>
        <w:rPr>
          <w:rFonts w:ascii="楷体_GB2312" w:hAnsi="楷体" w:eastAsia="楷体_GB2312"/>
          <w:szCs w:val="21"/>
        </w:rPr>
      </w:pPr>
      <w:r>
        <w:rPr>
          <w:rFonts w:hint="eastAsia" w:ascii="宋体" w:hAnsi="宋体" w:eastAsia="宋体" w:cs="宋体"/>
          <w:sz w:val="18"/>
          <w:szCs w:val="18"/>
        </w:rPr>
        <w:t>[2]詹永麒.液压传动[M].上海:上海交通大学出版社,1999.</w:t>
      </w:r>
      <w:bookmarkStart w:id="41" w:name="OLE_LINK32"/>
      <w:bookmarkStart w:id="42" w:name="OLE_LINK33"/>
      <w:r>
        <w:rPr>
          <w:rFonts w:hint="eastAsia" w:ascii="宋体" w:hAnsi="宋体" w:eastAsia="宋体" w:cs="宋体"/>
          <w:color w:val="0000FF"/>
          <w:sz w:val="18"/>
          <w:szCs w:val="18"/>
        </w:rPr>
        <w:t>【小5号宋体】</w:t>
      </w:r>
      <w:bookmarkEnd w:id="41"/>
      <w:bookmarkEnd w:id="42"/>
    </w:p>
    <w:p>
      <w:pPr>
        <w:spacing w:line="276" w:lineRule="auto"/>
        <w:jc w:val="left"/>
        <w:rPr>
          <w:rFonts w:ascii="宋体" w:hAnsi="宋体" w:eastAsia="宋体" w:cs="宋体"/>
          <w:color w:val="0000FF"/>
          <w:sz w:val="18"/>
          <w:szCs w:val="18"/>
        </w:rPr>
      </w:pPr>
      <w:r>
        <w:rPr>
          <w:rFonts w:hint="eastAsia" w:ascii="宋体" w:hAnsi="宋体" w:eastAsia="宋体" w:cs="宋体"/>
          <w:color w:val="0000FF"/>
          <w:sz w:val="18"/>
          <w:szCs w:val="18"/>
        </w:rPr>
        <w:t>【图书——[序号]作者,作者,作者,等.书名[M].出版地:出版社,出版年.】</w:t>
      </w:r>
    </w:p>
    <w:p>
      <w:pPr>
        <w:spacing w:line="276" w:lineRule="auto"/>
        <w:jc w:val="left"/>
        <w:rPr>
          <w:rFonts w:hint="eastAsia" w:ascii="宋体" w:hAnsi="宋体" w:eastAsia="宋体" w:cs="宋体"/>
          <w:color w:val="0000FF"/>
          <w:sz w:val="18"/>
          <w:szCs w:val="18"/>
        </w:rPr>
      </w:pPr>
      <w:r>
        <w:rPr>
          <w:rFonts w:hint="eastAsia" w:ascii="宋体" w:hAnsi="宋体" w:eastAsia="宋体" w:cs="宋体"/>
          <w:sz w:val="18"/>
          <w:szCs w:val="18"/>
          <w:lang w:eastAsia="zh-CN"/>
        </w:rPr>
        <w:t>[3]</w:t>
      </w:r>
      <w:r>
        <w:rPr>
          <w:rFonts w:hint="eastAsia" w:ascii="宋体" w:hAnsi="宋体" w:eastAsia="宋体" w:cs="宋体"/>
          <w:kern w:val="2"/>
          <w:sz w:val="18"/>
          <w:szCs w:val="18"/>
          <w:lang w:val="en-US" w:eastAsia="zh-CN" w:bidi="ar-SA"/>
        </w:rPr>
        <w:t>国家标准局信息分类编码研究所.GB/T 2659-1986 世界各国和地区名称代码[S]//全国文献工作标准化技术委员会.文献工作国家标准汇编:3.北京:中国标准出版社,1988:59-92.</w:t>
      </w:r>
      <w:r>
        <w:rPr>
          <w:rFonts w:hint="eastAsia" w:ascii="宋体" w:hAnsi="宋体" w:eastAsia="宋体" w:cs="宋体"/>
          <w:color w:val="0000FF"/>
          <w:sz w:val="18"/>
          <w:szCs w:val="18"/>
        </w:rPr>
        <w:t>【</w:t>
      </w:r>
      <w:r>
        <w:rPr>
          <w:rFonts w:hint="eastAsia" w:ascii="宋体" w:hAnsi="宋体" w:eastAsia="宋体" w:cs="宋体"/>
          <w:color w:val="0000FF"/>
          <w:sz w:val="18"/>
          <w:szCs w:val="18"/>
          <w:lang w:eastAsia="zh-CN"/>
        </w:rPr>
        <w:t>小</w:t>
      </w:r>
      <w:r>
        <w:rPr>
          <w:rFonts w:hint="eastAsia" w:ascii="宋体" w:hAnsi="宋体" w:eastAsia="宋体" w:cs="宋体"/>
          <w:color w:val="0000FF"/>
          <w:sz w:val="18"/>
          <w:szCs w:val="18"/>
        </w:rPr>
        <w:t>5号</w:t>
      </w:r>
      <w:r>
        <w:rPr>
          <w:rFonts w:hint="eastAsia" w:ascii="宋体" w:hAnsi="宋体" w:eastAsia="宋体" w:cs="宋体"/>
          <w:color w:val="0000FF"/>
          <w:sz w:val="18"/>
          <w:szCs w:val="18"/>
          <w:lang w:eastAsia="zh-CN"/>
        </w:rPr>
        <w:t>宋</w:t>
      </w:r>
      <w:r>
        <w:rPr>
          <w:rFonts w:hint="eastAsia" w:ascii="宋体" w:hAnsi="宋体" w:eastAsia="宋体" w:cs="宋体"/>
          <w:color w:val="0000FF"/>
          <w:sz w:val="18"/>
          <w:szCs w:val="18"/>
        </w:rPr>
        <w:t>体】</w:t>
      </w:r>
    </w:p>
    <w:p>
      <w:pPr>
        <w:spacing w:line="276" w:lineRule="auto"/>
        <w:jc w:val="left"/>
        <w:rPr>
          <w:rFonts w:hint="eastAsia" w:ascii="宋体" w:hAnsi="宋体" w:eastAsia="宋体" w:cs="宋体"/>
          <w:color w:val="0000FF"/>
          <w:sz w:val="18"/>
          <w:szCs w:val="18"/>
        </w:rPr>
      </w:pPr>
      <w:r>
        <w:rPr>
          <w:rFonts w:hint="eastAsia" w:ascii="宋体" w:hAnsi="宋体" w:eastAsia="宋体" w:cs="宋体"/>
          <w:color w:val="0000FF"/>
          <w:sz w:val="18"/>
          <w:szCs w:val="18"/>
        </w:rPr>
        <w:t>【标准——[序号]标准发布机构.标准名称：标准代号 顺序号—发布年[S].出版地：出版社，出版年.】</w:t>
      </w:r>
    </w:p>
    <w:p>
      <w:pPr>
        <w:spacing w:line="276" w:lineRule="auto"/>
        <w:jc w:val="left"/>
        <w:rPr>
          <w:rFonts w:ascii="楷体_GB2312" w:hAnsi="楷体" w:eastAsia="楷体_GB2312"/>
          <w:szCs w:val="21"/>
        </w:rPr>
      </w:pPr>
      <w:r>
        <w:rPr>
          <w:rFonts w:ascii="Times New Roman" w:hAnsi="Times New Roman" w:eastAsia="楷体_GB2312" w:cs="Times New Roman"/>
          <w:szCs w:val="21"/>
        </w:rPr>
        <w:t>[4]</w:t>
      </w:r>
      <w:r>
        <w:rPr>
          <w:rFonts w:ascii="Times New Roman" w:hAnsi="Times New Roman" w:cs="Times New Roman"/>
          <w:bCs/>
          <w:iCs/>
          <w:sz w:val="18"/>
          <w:szCs w:val="18"/>
        </w:rPr>
        <w:t>LI J, SHI K, WA</w:t>
      </w:r>
      <w:r>
        <w:rPr>
          <w:rFonts w:hint="eastAsia" w:ascii="Times New Roman" w:hAnsi="Times New Roman"/>
          <w:bCs/>
          <w:iCs/>
          <w:sz w:val="18"/>
          <w:szCs w:val="18"/>
        </w:rPr>
        <w:t>NG W, et al. Structural optimization and analysis of pneumatic 6-DOF parallel platform[C]//Proceedings of the 2015 International Conference on Fluid Power and Mechatronics. Harbin:IEEE, 2015D.</w:t>
      </w:r>
      <w:r>
        <w:rPr>
          <w:rFonts w:hint="eastAsia" w:ascii="宋体" w:hAnsi="宋体" w:eastAsia="宋体"/>
          <w:color w:val="0000FF"/>
          <w:sz w:val="18"/>
          <w:szCs w:val="18"/>
        </w:rPr>
        <w:t>【小五号</w:t>
      </w:r>
      <w:r>
        <w:rPr>
          <w:rFonts w:hint="eastAsia" w:ascii="Times New Roman" w:hAnsi="Times New Roman"/>
          <w:bCs/>
          <w:iCs/>
          <w:color w:val="0000FF"/>
          <w:sz w:val="18"/>
          <w:szCs w:val="18"/>
        </w:rPr>
        <w:t>Times New Roman</w:t>
      </w:r>
      <w:r>
        <w:rPr>
          <w:rFonts w:hint="eastAsia" w:ascii="宋体" w:hAnsi="宋体" w:eastAsia="宋体"/>
          <w:color w:val="0000FF"/>
          <w:sz w:val="18"/>
          <w:szCs w:val="18"/>
        </w:rPr>
        <w:t>】</w:t>
      </w:r>
    </w:p>
    <w:p>
      <w:pPr>
        <w:spacing w:line="276" w:lineRule="auto"/>
        <w:jc w:val="left"/>
        <w:rPr>
          <w:rFonts w:ascii="宋体" w:hAnsi="宋体" w:eastAsia="宋体" w:cs="宋体"/>
          <w:color w:val="0000FF"/>
          <w:sz w:val="18"/>
          <w:szCs w:val="18"/>
        </w:rPr>
      </w:pPr>
      <w:r>
        <w:rPr>
          <w:rFonts w:hint="eastAsia" w:ascii="宋体" w:hAnsi="宋体" w:eastAsia="宋体" w:cs="宋体"/>
          <w:color w:val="0000FF"/>
          <w:sz w:val="18"/>
          <w:szCs w:val="18"/>
        </w:rPr>
        <w:t>【会议论文——[序号]作者,作者,作者,等.论文标题[C]//论文集名称.出版地:出版社,出版年:起-止页码.】</w:t>
      </w:r>
    </w:p>
    <w:p>
      <w:pPr>
        <w:spacing w:line="276" w:lineRule="auto"/>
        <w:jc w:val="left"/>
        <w:rPr>
          <w:rFonts w:ascii="楷体_GB2312" w:hAnsi="楷体" w:eastAsia="楷体_GB2312"/>
          <w:szCs w:val="21"/>
        </w:rPr>
      </w:pPr>
      <w:bookmarkStart w:id="43" w:name="OLE_LINK34"/>
      <w:r>
        <w:rPr>
          <w:rFonts w:hint="eastAsia" w:ascii="宋体" w:hAnsi="宋体" w:eastAsia="宋体" w:cs="宋体"/>
          <w:sz w:val="18"/>
          <w:szCs w:val="18"/>
        </w:rPr>
        <w:t>[5]</w:t>
      </w:r>
      <w:bookmarkEnd w:id="43"/>
      <w:r>
        <w:rPr>
          <w:rFonts w:hint="eastAsia" w:ascii="宋体" w:hAnsi="宋体" w:eastAsia="宋体" w:cs="宋体"/>
          <w:sz w:val="18"/>
          <w:szCs w:val="18"/>
        </w:rPr>
        <w:t>何常玉.负载扰动的电液比例位置控制系统自适应鲁棒控制策略研究[D].上海:上海交通大学,2017.</w:t>
      </w:r>
      <w:r>
        <w:rPr>
          <w:rFonts w:hint="eastAsia" w:ascii="宋体" w:hAnsi="宋体" w:eastAsia="宋体" w:cs="宋体"/>
          <w:color w:val="0000FF"/>
          <w:sz w:val="18"/>
          <w:szCs w:val="18"/>
        </w:rPr>
        <w:t>【小5号宋体】</w:t>
      </w:r>
    </w:p>
    <w:p>
      <w:pPr>
        <w:spacing w:line="276" w:lineRule="auto"/>
        <w:jc w:val="left"/>
        <w:rPr>
          <w:rFonts w:ascii="宋体" w:hAnsi="宋体" w:eastAsia="宋体"/>
          <w:color w:val="0000FF"/>
          <w:sz w:val="18"/>
          <w:szCs w:val="18"/>
        </w:rPr>
      </w:pPr>
      <w:r>
        <w:rPr>
          <w:rFonts w:hint="eastAsia" w:ascii="Times New Roman" w:hAnsi="Times New Roman"/>
          <w:bCs/>
          <w:iCs/>
          <w:sz w:val="18"/>
          <w:szCs w:val="18"/>
        </w:rPr>
        <w:t>HE C Y.Research on adaptive robust control for electrohydraulic proportional position control system with load disturbance[D]. Shanghai:Shanghai Jiao Tong University,2017.</w:t>
      </w:r>
      <w:r>
        <w:rPr>
          <w:rFonts w:hint="eastAsia" w:ascii="宋体" w:hAnsi="宋体" w:eastAsia="宋体"/>
          <w:color w:val="0000FF"/>
          <w:sz w:val="18"/>
          <w:szCs w:val="18"/>
        </w:rPr>
        <w:t>【小五号</w:t>
      </w:r>
      <w:r>
        <w:rPr>
          <w:rFonts w:hint="eastAsia" w:ascii="Times New Roman" w:hAnsi="Times New Roman"/>
          <w:bCs/>
          <w:iCs/>
          <w:color w:val="0000FF"/>
          <w:sz w:val="18"/>
          <w:szCs w:val="18"/>
        </w:rPr>
        <w:t>Times New Roman</w:t>
      </w:r>
      <w:r>
        <w:rPr>
          <w:rFonts w:hint="eastAsia" w:ascii="宋体" w:hAnsi="宋体" w:eastAsia="宋体"/>
          <w:color w:val="0000FF"/>
          <w:sz w:val="18"/>
          <w:szCs w:val="18"/>
        </w:rPr>
        <w:t>】</w:t>
      </w:r>
    </w:p>
    <w:p>
      <w:pPr>
        <w:spacing w:line="276" w:lineRule="auto"/>
        <w:jc w:val="left"/>
        <w:rPr>
          <w:rFonts w:ascii="宋体" w:hAnsi="宋体" w:eastAsia="宋体" w:cs="宋体"/>
          <w:color w:val="0000FF"/>
          <w:sz w:val="18"/>
          <w:szCs w:val="18"/>
        </w:rPr>
      </w:pPr>
      <w:r>
        <w:rPr>
          <w:rFonts w:hint="eastAsia" w:ascii="宋体" w:hAnsi="宋体" w:eastAsia="宋体" w:cs="宋体"/>
          <w:color w:val="0000FF"/>
          <w:sz w:val="18"/>
          <w:szCs w:val="18"/>
        </w:rPr>
        <w:t>【学位论文——[序号]作者.论文标题[D].学校地址:学校名称,年份.】</w:t>
      </w:r>
    </w:p>
    <w:p>
      <w:pPr>
        <w:tabs>
          <w:tab w:val="left" w:pos="312"/>
        </w:tabs>
        <w:spacing w:line="276" w:lineRule="auto"/>
        <w:jc w:val="left"/>
        <w:rPr>
          <w:rFonts w:ascii="宋体" w:hAnsi="宋体" w:eastAsia="宋体" w:cs="宋体"/>
          <w:color w:val="0000FF"/>
          <w:sz w:val="18"/>
          <w:szCs w:val="18"/>
        </w:rPr>
      </w:pPr>
      <w:r>
        <w:rPr>
          <w:rFonts w:hint="eastAsia" w:ascii="宋体" w:hAnsi="宋体" w:eastAsia="宋体" w:cs="宋体"/>
          <w:sz w:val="18"/>
          <w:szCs w:val="18"/>
        </w:rPr>
        <w:t>[6]宋健.制造业与现代化[R].北京:人民大会堂,2002.</w:t>
      </w:r>
      <w:r>
        <w:rPr>
          <w:rFonts w:hint="eastAsia" w:ascii="宋体" w:hAnsi="宋体" w:eastAsia="宋体" w:cs="宋体"/>
          <w:color w:val="0000FF"/>
          <w:sz w:val="18"/>
          <w:szCs w:val="18"/>
        </w:rPr>
        <w:t>【小5号宋体】</w:t>
      </w:r>
    </w:p>
    <w:p>
      <w:pPr>
        <w:spacing w:line="276" w:lineRule="auto"/>
        <w:jc w:val="left"/>
        <w:rPr>
          <w:rFonts w:ascii="宋体" w:hAnsi="宋体" w:eastAsia="宋体" w:cs="宋体"/>
          <w:color w:val="0000FF"/>
          <w:sz w:val="18"/>
          <w:szCs w:val="18"/>
        </w:rPr>
      </w:pPr>
      <w:r>
        <w:rPr>
          <w:rFonts w:hint="eastAsia" w:ascii="宋体" w:hAnsi="宋体" w:eastAsia="宋体" w:cs="宋体"/>
          <w:color w:val="0000FF"/>
          <w:sz w:val="18"/>
          <w:szCs w:val="18"/>
        </w:rPr>
        <w:t>【报告——[序号]报告人.报告题目[R].报告地:报告单位,报告年.】</w:t>
      </w:r>
    </w:p>
    <w:p>
      <w:pPr>
        <w:spacing w:line="276" w:lineRule="auto"/>
        <w:jc w:val="left"/>
        <w:rPr>
          <w:rFonts w:ascii="楷体_GB2312" w:hAnsi="楷体" w:eastAsia="楷体_GB2312"/>
          <w:szCs w:val="21"/>
        </w:rPr>
      </w:pPr>
      <w:r>
        <w:rPr>
          <w:rFonts w:hint="eastAsia" w:ascii="宋体" w:hAnsi="宋体" w:eastAsia="宋体" w:cs="宋体"/>
          <w:sz w:val="18"/>
          <w:szCs w:val="18"/>
        </w:rPr>
        <w:t>[7]张凯军.轨道火车及高速轨道火车紧急安全制动辅助装置:201220158825.2[P].2012-04-05.</w:t>
      </w:r>
      <w:r>
        <w:rPr>
          <w:rFonts w:hint="eastAsia" w:ascii="宋体" w:hAnsi="宋体" w:eastAsia="宋体" w:cs="宋体"/>
          <w:color w:val="0000FF"/>
          <w:sz w:val="18"/>
          <w:szCs w:val="18"/>
        </w:rPr>
        <w:t>【小5号宋体】</w:t>
      </w:r>
    </w:p>
    <w:p>
      <w:pPr>
        <w:spacing w:line="276" w:lineRule="auto"/>
        <w:jc w:val="left"/>
        <w:rPr>
          <w:rFonts w:ascii="宋体" w:hAnsi="宋体" w:eastAsia="宋体" w:cs="宋体"/>
          <w:color w:val="0000FF"/>
          <w:sz w:val="18"/>
          <w:szCs w:val="18"/>
        </w:rPr>
      </w:pPr>
      <w:r>
        <w:rPr>
          <w:rFonts w:hint="eastAsia" w:ascii="宋体" w:hAnsi="宋体" w:eastAsia="宋体" w:cs="宋体"/>
          <w:color w:val="0000FF"/>
          <w:sz w:val="18"/>
          <w:szCs w:val="18"/>
        </w:rPr>
        <w:t>【专利——[序号]专利权人.专利名称:专利号[P].公告日期.】</w:t>
      </w:r>
    </w:p>
    <w:p>
      <w:pPr>
        <w:spacing w:line="276" w:lineRule="auto"/>
        <w:jc w:val="left"/>
        <w:rPr>
          <w:rFonts w:ascii="楷体" w:hAnsi="楷体" w:eastAsia="楷体"/>
          <w:color w:val="00B050"/>
          <w:szCs w:val="21"/>
        </w:rPr>
      </w:pPr>
    </w:p>
    <w:p>
      <w:pPr>
        <w:spacing w:line="276" w:lineRule="auto"/>
        <w:jc w:val="left"/>
        <w:rPr>
          <w:rFonts w:ascii="楷体" w:hAnsi="楷体" w:eastAsia="楷体"/>
          <w:color w:val="00B050"/>
          <w:szCs w:val="21"/>
        </w:rPr>
        <w:sectPr>
          <w:type w:val="continuous"/>
          <w:pgSz w:w="11906" w:h="16838"/>
          <w:pgMar w:top="1440" w:right="1080" w:bottom="1440" w:left="1080" w:header="851" w:footer="992" w:gutter="0"/>
          <w:cols w:equalWidth="0" w:num="2">
            <w:col w:w="4660" w:space="425"/>
            <w:col w:w="4660"/>
          </w:cols>
          <w:titlePg/>
          <w:docGrid w:linePitch="312" w:charSpace="0"/>
        </w:sectPr>
      </w:pPr>
    </w:p>
    <w:p>
      <w:pPr>
        <w:spacing w:line="276" w:lineRule="auto"/>
        <w:jc w:val="center"/>
        <w:rPr>
          <w:rFonts w:ascii="黑体" w:hAnsi="黑体" w:eastAsia="黑体"/>
          <w:b/>
          <w:szCs w:val="21"/>
        </w:rPr>
      </w:pPr>
      <w:r>
        <w:rPr>
          <w:rFonts w:hint="eastAsia" w:ascii="黑体" w:hAnsi="黑体" w:eastAsia="黑体"/>
          <w:b/>
          <w:color w:val="FF0000"/>
          <w:szCs w:val="21"/>
        </w:rPr>
        <w:t>参考文献注意地方：</w:t>
      </w:r>
    </w:p>
    <w:p>
      <w:pPr>
        <w:spacing w:line="276" w:lineRule="auto"/>
        <w:ind w:firstLine="420"/>
        <w:jc w:val="left"/>
        <w:rPr>
          <w:rFonts w:ascii="宋体" w:hAnsi="宋体" w:eastAsia="宋体"/>
          <w:szCs w:val="21"/>
        </w:rPr>
      </w:pPr>
      <w:r>
        <w:rPr>
          <w:rFonts w:hint="eastAsia" w:ascii="宋体" w:hAnsi="宋体" w:eastAsia="宋体"/>
          <w:szCs w:val="21"/>
        </w:rPr>
        <w:t>（1）只需给出期刊论文（[J]类）和学位论文（[D]类）的英文译文；</w:t>
      </w:r>
    </w:p>
    <w:p>
      <w:pPr>
        <w:spacing w:line="276" w:lineRule="auto"/>
        <w:ind w:firstLine="420"/>
        <w:jc w:val="left"/>
        <w:rPr>
          <w:rFonts w:ascii="宋体" w:hAnsi="宋体" w:eastAsia="宋体"/>
          <w:szCs w:val="21"/>
        </w:rPr>
      </w:pPr>
      <w:r>
        <w:rPr>
          <w:rFonts w:hint="eastAsia" w:ascii="宋体" w:hAnsi="宋体" w:eastAsia="宋体"/>
          <w:szCs w:val="21"/>
        </w:rPr>
        <w:t>（2）文献标题不能自己翻译，查找原文给出；</w:t>
      </w:r>
    </w:p>
    <w:p>
      <w:pPr>
        <w:spacing w:line="276" w:lineRule="auto"/>
        <w:ind w:firstLine="420"/>
        <w:jc w:val="left"/>
        <w:rPr>
          <w:rFonts w:ascii="宋体" w:hAnsi="宋体" w:eastAsia="宋体"/>
          <w:szCs w:val="21"/>
        </w:rPr>
      </w:pPr>
      <w:r>
        <w:rPr>
          <w:rFonts w:hint="eastAsia" w:ascii="宋体" w:hAnsi="宋体" w:eastAsia="宋体"/>
          <w:szCs w:val="21"/>
        </w:rPr>
        <w:t>（3）若原文无英文，不必给出；</w:t>
      </w:r>
    </w:p>
    <w:p>
      <w:pPr>
        <w:spacing w:line="276" w:lineRule="auto"/>
        <w:ind w:firstLine="420"/>
        <w:jc w:val="left"/>
        <w:rPr>
          <w:rFonts w:ascii="宋体" w:hAnsi="宋体" w:eastAsia="宋体"/>
          <w:szCs w:val="21"/>
        </w:rPr>
      </w:pPr>
      <w:r>
        <w:rPr>
          <w:rFonts w:hint="eastAsia" w:ascii="宋体" w:hAnsi="宋体" w:eastAsia="宋体"/>
          <w:szCs w:val="21"/>
        </w:rPr>
        <w:t>（4）文献序号采用顺序编码制,在引文处按引用文献在论文中出现的先后顺序用阿拉伯数字连续编码,序号置于方括号内。序号左顶格,用阿拉伯数字加方括号标示,每一条目的最后均以实心点结束。</w:t>
      </w:r>
    </w:p>
    <w:p>
      <w:pPr>
        <w:spacing w:line="276" w:lineRule="auto"/>
        <w:ind w:firstLine="420"/>
        <w:jc w:val="left"/>
        <w:rPr>
          <w:rFonts w:ascii="宋体" w:hAnsi="宋体" w:eastAsia="宋体"/>
          <w:szCs w:val="21"/>
        </w:rPr>
      </w:pPr>
      <w:r>
        <w:rPr>
          <w:rFonts w:hint="eastAsia" w:ascii="宋体" w:hAnsi="宋体" w:eastAsia="宋体"/>
          <w:szCs w:val="21"/>
        </w:rPr>
        <w:t>（5）同一文献在一文中被反复引用者,用同一序号标示。文后参考文献表的排列顺序以正文中出现的先后为准;参考文献只列出作者阅读过、在正文中被引用过、正式发表的主要文献资料（以连续出版物为主，尽量避免引用图书），不应有二次文献出现。一定要给出至少2-3篇最近2年发表的高质量期刊论文作为参考文献，并且应以近5年发表的文献为主。总数量以10-20篇为宜</w:t>
      </w:r>
      <w:r>
        <w:rPr>
          <w:rFonts w:hint="eastAsia" w:ascii="宋体" w:hAnsi="宋体" w:eastAsia="宋体"/>
          <w:szCs w:val="21"/>
          <w:lang w:eastAsia="zh-CN"/>
        </w:rPr>
        <w:t>（综述类论文除外，需要至少</w:t>
      </w:r>
      <w:r>
        <w:rPr>
          <w:rFonts w:hint="eastAsia" w:ascii="宋体" w:hAnsi="宋体" w:eastAsia="宋体"/>
          <w:szCs w:val="21"/>
          <w:lang w:val="en-US" w:eastAsia="zh-CN"/>
        </w:rPr>
        <w:t>30篇</w:t>
      </w:r>
      <w:r>
        <w:rPr>
          <w:rFonts w:hint="eastAsia" w:ascii="宋体" w:hAnsi="宋体" w:eastAsia="宋体"/>
          <w:szCs w:val="21"/>
          <w:lang w:eastAsia="zh-CN"/>
        </w:rPr>
        <w:t>）</w:t>
      </w:r>
      <w:r>
        <w:rPr>
          <w:rFonts w:hint="eastAsia" w:ascii="宋体" w:hAnsi="宋体" w:eastAsia="宋体"/>
          <w:szCs w:val="21"/>
        </w:rPr>
        <w:t>。</w:t>
      </w:r>
    </w:p>
    <w:p>
      <w:pPr>
        <w:spacing w:line="276" w:lineRule="auto"/>
        <w:ind w:firstLine="420"/>
        <w:jc w:val="left"/>
        <w:rPr>
          <w:rFonts w:hAnsi="Arial"/>
          <w:color w:val="000000"/>
          <w:szCs w:val="17"/>
        </w:rPr>
      </w:pPr>
      <w:r>
        <w:rPr>
          <w:rFonts w:hint="eastAsia" w:ascii="宋体" w:hAnsi="宋体" w:eastAsia="宋体"/>
          <w:szCs w:val="21"/>
        </w:rPr>
        <w:t>（6）文献作者3个以内全</w:t>
      </w:r>
      <w:bookmarkStart w:id="44" w:name="OLE_LINK35"/>
      <w:r>
        <w:rPr>
          <w:rFonts w:hint="eastAsia" w:ascii="宋体" w:hAnsi="宋体" w:eastAsia="宋体"/>
          <w:szCs w:val="21"/>
        </w:rPr>
        <w:t>著</w:t>
      </w:r>
      <w:bookmarkEnd w:id="44"/>
      <w:r>
        <w:rPr>
          <w:rFonts w:hint="eastAsia" w:ascii="宋体" w:hAnsi="宋体" w:eastAsia="宋体"/>
          <w:szCs w:val="21"/>
        </w:rPr>
        <w:t>录，3个以上只著录前3个，再加“等”（英文加“et al”）。</w:t>
      </w:r>
    </w:p>
    <w:sectPr>
      <w:type w:val="continuous"/>
      <w:pgSz w:w="11906" w:h="16838"/>
      <w:pgMar w:top="1440" w:right="1077" w:bottom="1440" w:left="1077" w:header="851" w:footer="992"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华文楷体">
    <w:panose1 w:val="02010600040101010101"/>
    <w:charset w:val="86"/>
    <w:family w:val="auto"/>
    <w:pitch w:val="default"/>
    <w:sig w:usb0="00000287" w:usb1="080F0000" w:usb2="00000000" w:usb3="00000000" w:csb0="0004009F" w:csb1="DFD70000"/>
  </w:font>
  <w:font w:name="FZSSK--GBK1-0">
    <w:altName w:val="Times New Roman"/>
    <w:panose1 w:val="00000000000000000000"/>
    <w:charset w:val="00"/>
    <w:family w:val="roman"/>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微软雅黑">
    <w:panose1 w:val="020B0503020204020204"/>
    <w:charset w:val="86"/>
    <w:family w:val="swiss"/>
    <w:pitch w:val="default"/>
    <w:sig w:usb0="80000287" w:usb1="280F3C52" w:usb2="00000016" w:usb3="00000000" w:csb0="0004001F" w:csb1="00000000"/>
  </w:font>
  <w:font w:name="Microsoft YaHei UI">
    <w:altName w:val="宋体"/>
    <w:panose1 w:val="020B0503020204020204"/>
    <w:charset w:val="86"/>
    <w:family w:val="swiss"/>
    <w:pitch w:val="default"/>
    <w:sig w:usb0="00000000" w:usb1="00000000" w:usb2="00000016" w:usb3="00000000" w:csb0="0004001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roman"/>
    <w:pitch w:val="default"/>
    <w:sig w:usb0="00000000" w:usb1="00000000" w:usb2="00000010" w:usb3="00000000" w:csb0="00040000" w:csb1="00000000"/>
  </w:font>
  <w:font w:name="E-BZ">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0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9660"/>
      </w:tabs>
      <w:rPr>
        <w:rFonts w:ascii="宋体" w:hAnsi="宋体" w:cs="宋体"/>
        <w:color w:val="00B050"/>
      </w:rPr>
    </w:pPr>
    <w:r>
      <w:rPr>
        <w:rFonts w:hint="eastAsia" w:ascii="黑体" w:hAnsi="黑体" w:eastAsia="黑体" w:cs="黑体"/>
        <w:b/>
        <w:bCs/>
      </w:rPr>
      <w:t>基金项目：</w:t>
    </w:r>
    <w:r>
      <w:rPr>
        <w:rFonts w:hint="eastAsia" w:ascii="黑体" w:hAnsi="黑体" w:eastAsia="黑体" w:cs="黑体"/>
        <w:color w:val="0000FF"/>
      </w:rPr>
      <w:t>【小五号黑体】</w:t>
    </w:r>
    <w:r>
      <w:rPr>
        <w:rFonts w:hint="eastAsia" w:ascii="宋体" w:hAnsi="宋体" w:eastAsia="宋体" w:cs="宋体"/>
      </w:rPr>
      <w:t>国家自然科学基金资助项目（项目编号）；“十五”国家科技攻关项目（项目编号）</w:t>
    </w:r>
    <w:r>
      <w:rPr>
        <w:rFonts w:hint="eastAsia" w:ascii="宋体" w:hAnsi="宋体" w:eastAsia="宋体" w:cs="宋体"/>
        <w:color w:val="0000FF"/>
      </w:rPr>
      <w:t>【小五号宋体】</w:t>
    </w:r>
    <w:r>
      <w:rPr>
        <w:color w:val="FF0000"/>
      </w:rPr>
      <w:t>若是自然科学基金或国家、省、部以上重点科研项目，请提供相应批文的复印件</w:t>
    </w:r>
    <w:r>
      <w:rPr>
        <w:rFonts w:hint="eastAsia"/>
        <w:color w:val="FF0000"/>
      </w:rPr>
      <w:t>附在文章最后面。需注意：只能使用和文章研究内容相关的基金项目！</w:t>
    </w:r>
  </w:p>
  <w:p>
    <w:pPr>
      <w:spacing w:line="276" w:lineRule="auto"/>
      <w:jc w:val="left"/>
      <w:rPr>
        <w:rFonts w:ascii="宋体" w:hAnsi="宋体" w:eastAsia="宋体" w:cs="宋体"/>
        <w:szCs w:val="21"/>
      </w:rPr>
    </w:pPr>
    <w:r>
      <w:rPr>
        <w:rFonts w:hint="eastAsia" w:ascii="黑体" w:hAnsi="黑体" w:eastAsia="黑体" w:cs="黑体"/>
        <w:b/>
        <w:bCs/>
        <w:sz w:val="18"/>
        <w:szCs w:val="18"/>
      </w:rPr>
      <w:t>作者简介：</w:t>
    </w:r>
    <w:r>
      <w:rPr>
        <w:rFonts w:hint="eastAsia" w:ascii="黑体" w:hAnsi="黑体" w:eastAsia="黑体" w:cs="黑体"/>
        <w:color w:val="0000FF"/>
        <w:sz w:val="18"/>
        <w:szCs w:val="18"/>
      </w:rPr>
      <w:t>【小五号黑体】</w:t>
    </w:r>
    <w:r>
      <w:rPr>
        <w:rFonts w:hint="eastAsia" w:ascii="宋体" w:hAnsi="宋体" w:eastAsia="宋体" w:cs="宋体"/>
        <w:sz w:val="18"/>
        <w:szCs w:val="18"/>
      </w:rPr>
      <w:t>姓名（出生年－），性别，学</w:t>
    </w:r>
    <w:r>
      <w:rPr>
        <w:rFonts w:hint="eastAsia" w:ascii="宋体" w:hAnsi="宋体" w:eastAsia="宋体" w:cs="宋体"/>
        <w:sz w:val="18"/>
        <w:szCs w:val="18"/>
        <w:lang w:eastAsia="zh-CN"/>
      </w:rPr>
      <w:t>历</w:t>
    </w:r>
    <w:r>
      <w:rPr>
        <w:rFonts w:hint="eastAsia" w:ascii="宋体" w:hAnsi="宋体" w:eastAsia="宋体" w:cs="宋体"/>
        <w:sz w:val="18"/>
        <w:szCs w:val="18"/>
      </w:rPr>
      <w:t>，职称，研究方向（主要从事工作方向）。E-mail:</w:t>
    </w:r>
    <w:r>
      <w:rPr>
        <w:rFonts w:hint="eastAsia" w:ascii="宋体" w:hAnsi="宋体" w:eastAsia="宋体" w:cs="宋体"/>
        <w:color w:val="0000FF"/>
        <w:sz w:val="18"/>
        <w:szCs w:val="18"/>
      </w:rPr>
      <w:t>【小五号宋体】</w:t>
    </w:r>
  </w:p>
  <w:p>
    <w:pPr>
      <w:spacing w:line="276" w:lineRule="auto"/>
      <w:jc w:val="left"/>
      <w:rPr>
        <w:rFonts w:ascii="宋体" w:hAnsi="宋体" w:eastAsia="宋体" w:cs="宋体"/>
        <w:color w:val="00B050"/>
      </w:rPr>
    </w:pPr>
    <w:r>
      <w:rPr>
        <w:rFonts w:hint="eastAsia" w:ascii="黑体" w:hAnsi="黑体" w:eastAsia="黑体" w:cs="黑体"/>
        <w:b/>
        <w:bCs/>
        <w:sz w:val="18"/>
        <w:szCs w:val="18"/>
      </w:rPr>
      <w:t>通信作者：</w:t>
    </w:r>
    <w:r>
      <w:rPr>
        <w:rFonts w:hint="eastAsia" w:ascii="黑体" w:hAnsi="黑体" w:eastAsia="黑体" w:cs="黑体"/>
        <w:color w:val="0000FF"/>
        <w:sz w:val="18"/>
        <w:szCs w:val="18"/>
      </w:rPr>
      <w:t>【小五号黑体】</w:t>
    </w:r>
    <w:r>
      <w:rPr>
        <w:rFonts w:hint="eastAsia" w:ascii="宋体" w:hAnsi="宋体" w:eastAsia="宋体" w:cs="宋体"/>
        <w:sz w:val="18"/>
        <w:szCs w:val="18"/>
      </w:rPr>
      <w:t>姓名（出生年－），性别，学</w:t>
    </w:r>
    <w:r>
      <w:rPr>
        <w:rFonts w:hint="eastAsia" w:ascii="宋体" w:hAnsi="宋体" w:eastAsia="宋体" w:cs="宋体"/>
        <w:sz w:val="18"/>
        <w:szCs w:val="18"/>
        <w:lang w:eastAsia="zh-CN"/>
      </w:rPr>
      <w:t>历</w:t>
    </w:r>
    <w:r>
      <w:rPr>
        <w:rFonts w:hint="eastAsia" w:ascii="宋体" w:hAnsi="宋体" w:eastAsia="宋体" w:cs="宋体"/>
        <w:sz w:val="18"/>
        <w:szCs w:val="18"/>
      </w:rPr>
      <w:t>，职称，研究方向（主要从事工作方向）。E-mail:</w:t>
    </w:r>
    <w:r>
      <w:rPr>
        <w:rFonts w:hint="eastAsia" w:ascii="宋体" w:hAnsi="宋体" w:eastAsia="宋体" w:cs="宋体"/>
        <w:color w:val="0000FF"/>
        <w:sz w:val="18"/>
        <w:szCs w:val="18"/>
      </w:rPr>
      <w:t>【小五号宋体】</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46A492"/>
    <w:multiLevelType w:val="singleLevel"/>
    <w:tmpl w:val="9A46A492"/>
    <w:lvl w:ilvl="0" w:tentative="0">
      <w:start w:val="1"/>
      <w:numFmt w:val="lowerLetter"/>
      <w:lvlText w:val="(%1)"/>
      <w:lvlJc w:val="left"/>
      <w:pPr>
        <w:tabs>
          <w:tab w:val="left" w:pos="312"/>
        </w:tabs>
        <w:ind w:left="1677" w:firstLine="0"/>
      </w:pPr>
    </w:lvl>
  </w:abstractNum>
  <w:abstractNum w:abstractNumId="1">
    <w:nsid w:val="61566D98"/>
    <w:multiLevelType w:val="multilevel"/>
    <w:tmpl w:val="61566D98"/>
    <w:lvl w:ilvl="0" w:tentative="0">
      <w:start w:val="1"/>
      <w:numFmt w:val="decimal"/>
      <w:lvlText w:val="（%1）"/>
      <w:lvlJc w:val="left"/>
      <w:pPr>
        <w:ind w:left="1140" w:hanging="720"/>
      </w:pPr>
      <w:rPr>
        <w:rFonts w:hint="default"/>
        <w:color w:val="auto"/>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69351F1E"/>
    <w:multiLevelType w:val="singleLevel"/>
    <w:tmpl w:val="69351F1E"/>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
    <w15:presenceInfo w15:providerId="None" w15:userI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DD0"/>
    <w:rsid w:val="00005600"/>
    <w:rsid w:val="00031530"/>
    <w:rsid w:val="000337D3"/>
    <w:rsid w:val="00056547"/>
    <w:rsid w:val="00057957"/>
    <w:rsid w:val="00072BD4"/>
    <w:rsid w:val="000759DC"/>
    <w:rsid w:val="0008707B"/>
    <w:rsid w:val="000878A4"/>
    <w:rsid w:val="00091E8F"/>
    <w:rsid w:val="00097768"/>
    <w:rsid w:val="000A3546"/>
    <w:rsid w:val="000B4550"/>
    <w:rsid w:val="000C5062"/>
    <w:rsid w:val="000D1CF9"/>
    <w:rsid w:val="000E3CEF"/>
    <w:rsid w:val="000F3744"/>
    <w:rsid w:val="001006BD"/>
    <w:rsid w:val="00102CCD"/>
    <w:rsid w:val="00106A53"/>
    <w:rsid w:val="00111F18"/>
    <w:rsid w:val="00120FFA"/>
    <w:rsid w:val="00126C3B"/>
    <w:rsid w:val="0014187B"/>
    <w:rsid w:val="0014647E"/>
    <w:rsid w:val="0015264E"/>
    <w:rsid w:val="00152B48"/>
    <w:rsid w:val="00167E51"/>
    <w:rsid w:val="00174314"/>
    <w:rsid w:val="00185CA3"/>
    <w:rsid w:val="00197699"/>
    <w:rsid w:val="001C44CB"/>
    <w:rsid w:val="001C5D82"/>
    <w:rsid w:val="001D6034"/>
    <w:rsid w:val="001D6DAF"/>
    <w:rsid w:val="00200D80"/>
    <w:rsid w:val="00205E56"/>
    <w:rsid w:val="00210C22"/>
    <w:rsid w:val="002116DB"/>
    <w:rsid w:val="002125C9"/>
    <w:rsid w:val="00237DE4"/>
    <w:rsid w:val="00241D4E"/>
    <w:rsid w:val="00245C60"/>
    <w:rsid w:val="00283A7D"/>
    <w:rsid w:val="002B3924"/>
    <w:rsid w:val="002D0AEC"/>
    <w:rsid w:val="002D3781"/>
    <w:rsid w:val="002D3B2B"/>
    <w:rsid w:val="002D730B"/>
    <w:rsid w:val="002F3636"/>
    <w:rsid w:val="002F6D79"/>
    <w:rsid w:val="00312D30"/>
    <w:rsid w:val="00313E6E"/>
    <w:rsid w:val="00316576"/>
    <w:rsid w:val="00321BFB"/>
    <w:rsid w:val="0032745D"/>
    <w:rsid w:val="00341866"/>
    <w:rsid w:val="003456CF"/>
    <w:rsid w:val="0035780C"/>
    <w:rsid w:val="00366C8D"/>
    <w:rsid w:val="00385024"/>
    <w:rsid w:val="00390C81"/>
    <w:rsid w:val="003A0750"/>
    <w:rsid w:val="003C1A26"/>
    <w:rsid w:val="003E6095"/>
    <w:rsid w:val="003E6DD1"/>
    <w:rsid w:val="00401389"/>
    <w:rsid w:val="00406CF8"/>
    <w:rsid w:val="00425C0D"/>
    <w:rsid w:val="004335DB"/>
    <w:rsid w:val="0043673E"/>
    <w:rsid w:val="00446D23"/>
    <w:rsid w:val="004545AB"/>
    <w:rsid w:val="00476D13"/>
    <w:rsid w:val="0049361A"/>
    <w:rsid w:val="00496F17"/>
    <w:rsid w:val="004A3C5D"/>
    <w:rsid w:val="004A3E04"/>
    <w:rsid w:val="004B12A1"/>
    <w:rsid w:val="004B4E16"/>
    <w:rsid w:val="004B5713"/>
    <w:rsid w:val="004C20F3"/>
    <w:rsid w:val="004C2F30"/>
    <w:rsid w:val="004C3903"/>
    <w:rsid w:val="004C4964"/>
    <w:rsid w:val="004D6DD0"/>
    <w:rsid w:val="00500375"/>
    <w:rsid w:val="0050172D"/>
    <w:rsid w:val="00524A15"/>
    <w:rsid w:val="0056647A"/>
    <w:rsid w:val="00591CD8"/>
    <w:rsid w:val="00596517"/>
    <w:rsid w:val="005A25C2"/>
    <w:rsid w:val="005A6F1B"/>
    <w:rsid w:val="005B36DE"/>
    <w:rsid w:val="005B6B33"/>
    <w:rsid w:val="005C056B"/>
    <w:rsid w:val="005C3DAD"/>
    <w:rsid w:val="005C7CFF"/>
    <w:rsid w:val="005D6EA0"/>
    <w:rsid w:val="006014F5"/>
    <w:rsid w:val="00603319"/>
    <w:rsid w:val="006200C5"/>
    <w:rsid w:val="00626CC1"/>
    <w:rsid w:val="006401FF"/>
    <w:rsid w:val="0064502D"/>
    <w:rsid w:val="00650F99"/>
    <w:rsid w:val="00654B23"/>
    <w:rsid w:val="00657902"/>
    <w:rsid w:val="00663A03"/>
    <w:rsid w:val="0066454F"/>
    <w:rsid w:val="006716B1"/>
    <w:rsid w:val="00672408"/>
    <w:rsid w:val="006740CB"/>
    <w:rsid w:val="0067683F"/>
    <w:rsid w:val="00695351"/>
    <w:rsid w:val="006A2E07"/>
    <w:rsid w:val="006A479A"/>
    <w:rsid w:val="006A4D0B"/>
    <w:rsid w:val="006B37DC"/>
    <w:rsid w:val="006C2724"/>
    <w:rsid w:val="006E01CA"/>
    <w:rsid w:val="006E3A4C"/>
    <w:rsid w:val="006E5DCF"/>
    <w:rsid w:val="006E63A1"/>
    <w:rsid w:val="006F34FA"/>
    <w:rsid w:val="006F7721"/>
    <w:rsid w:val="00707E6D"/>
    <w:rsid w:val="00727E17"/>
    <w:rsid w:val="00732947"/>
    <w:rsid w:val="00734FA8"/>
    <w:rsid w:val="00736320"/>
    <w:rsid w:val="007762BF"/>
    <w:rsid w:val="00786352"/>
    <w:rsid w:val="00787F34"/>
    <w:rsid w:val="00790A2C"/>
    <w:rsid w:val="00792124"/>
    <w:rsid w:val="007B480F"/>
    <w:rsid w:val="007C4677"/>
    <w:rsid w:val="007D0457"/>
    <w:rsid w:val="007D2E64"/>
    <w:rsid w:val="007D7AFF"/>
    <w:rsid w:val="007E2994"/>
    <w:rsid w:val="007F0F3D"/>
    <w:rsid w:val="007F11D6"/>
    <w:rsid w:val="008015E5"/>
    <w:rsid w:val="00820503"/>
    <w:rsid w:val="00827BAE"/>
    <w:rsid w:val="00852DDE"/>
    <w:rsid w:val="00854868"/>
    <w:rsid w:val="00857AD8"/>
    <w:rsid w:val="008771E8"/>
    <w:rsid w:val="00881F5F"/>
    <w:rsid w:val="00882F4F"/>
    <w:rsid w:val="00885D10"/>
    <w:rsid w:val="00891344"/>
    <w:rsid w:val="008979E4"/>
    <w:rsid w:val="008B1340"/>
    <w:rsid w:val="008C2F94"/>
    <w:rsid w:val="008E3471"/>
    <w:rsid w:val="00903AE3"/>
    <w:rsid w:val="00903BB7"/>
    <w:rsid w:val="00913F87"/>
    <w:rsid w:val="00930838"/>
    <w:rsid w:val="00933CAA"/>
    <w:rsid w:val="00945039"/>
    <w:rsid w:val="009500C1"/>
    <w:rsid w:val="009512C7"/>
    <w:rsid w:val="009647DC"/>
    <w:rsid w:val="00970B29"/>
    <w:rsid w:val="0097696D"/>
    <w:rsid w:val="009A09A0"/>
    <w:rsid w:val="009A2FEC"/>
    <w:rsid w:val="009A4008"/>
    <w:rsid w:val="009C07BB"/>
    <w:rsid w:val="009C32A9"/>
    <w:rsid w:val="009C62B7"/>
    <w:rsid w:val="009D1D8B"/>
    <w:rsid w:val="009E0AC0"/>
    <w:rsid w:val="00A0650C"/>
    <w:rsid w:val="00A07878"/>
    <w:rsid w:val="00A109B6"/>
    <w:rsid w:val="00A141B3"/>
    <w:rsid w:val="00A20E89"/>
    <w:rsid w:val="00A50CDC"/>
    <w:rsid w:val="00A536F9"/>
    <w:rsid w:val="00A57DBB"/>
    <w:rsid w:val="00A626FB"/>
    <w:rsid w:val="00A657AA"/>
    <w:rsid w:val="00A74F21"/>
    <w:rsid w:val="00A77C19"/>
    <w:rsid w:val="00A93FA2"/>
    <w:rsid w:val="00A95B8F"/>
    <w:rsid w:val="00AA3E6F"/>
    <w:rsid w:val="00AB4161"/>
    <w:rsid w:val="00AC4A65"/>
    <w:rsid w:val="00AD043F"/>
    <w:rsid w:val="00AD6841"/>
    <w:rsid w:val="00AD7DBC"/>
    <w:rsid w:val="00AF4B7A"/>
    <w:rsid w:val="00B33154"/>
    <w:rsid w:val="00B46DFB"/>
    <w:rsid w:val="00B473B2"/>
    <w:rsid w:val="00B47F24"/>
    <w:rsid w:val="00B5202E"/>
    <w:rsid w:val="00B56AC1"/>
    <w:rsid w:val="00B61C74"/>
    <w:rsid w:val="00BA63CC"/>
    <w:rsid w:val="00BA6F54"/>
    <w:rsid w:val="00BA7013"/>
    <w:rsid w:val="00BB095E"/>
    <w:rsid w:val="00BC0745"/>
    <w:rsid w:val="00BD6E33"/>
    <w:rsid w:val="00BE3D98"/>
    <w:rsid w:val="00BF4C60"/>
    <w:rsid w:val="00C02609"/>
    <w:rsid w:val="00C13A36"/>
    <w:rsid w:val="00C361E4"/>
    <w:rsid w:val="00C42D7C"/>
    <w:rsid w:val="00C42F3F"/>
    <w:rsid w:val="00C50DDD"/>
    <w:rsid w:val="00C61D63"/>
    <w:rsid w:val="00C62E49"/>
    <w:rsid w:val="00C73B8C"/>
    <w:rsid w:val="00C939C0"/>
    <w:rsid w:val="00C9479F"/>
    <w:rsid w:val="00C95E91"/>
    <w:rsid w:val="00CA4A08"/>
    <w:rsid w:val="00CA4C50"/>
    <w:rsid w:val="00CB327E"/>
    <w:rsid w:val="00CB5A32"/>
    <w:rsid w:val="00CC59FB"/>
    <w:rsid w:val="00CC6B15"/>
    <w:rsid w:val="00CD33D8"/>
    <w:rsid w:val="00CF035A"/>
    <w:rsid w:val="00CF0C22"/>
    <w:rsid w:val="00CF1FEE"/>
    <w:rsid w:val="00CF29E6"/>
    <w:rsid w:val="00D02DAA"/>
    <w:rsid w:val="00D17F7A"/>
    <w:rsid w:val="00D210B3"/>
    <w:rsid w:val="00D25840"/>
    <w:rsid w:val="00D3610E"/>
    <w:rsid w:val="00D36966"/>
    <w:rsid w:val="00D47DF5"/>
    <w:rsid w:val="00D64A14"/>
    <w:rsid w:val="00D65834"/>
    <w:rsid w:val="00D75BD0"/>
    <w:rsid w:val="00D969B1"/>
    <w:rsid w:val="00DC4D89"/>
    <w:rsid w:val="00DC6E38"/>
    <w:rsid w:val="00DC7079"/>
    <w:rsid w:val="00DE45F2"/>
    <w:rsid w:val="00E00F83"/>
    <w:rsid w:val="00E137FD"/>
    <w:rsid w:val="00E21196"/>
    <w:rsid w:val="00E21314"/>
    <w:rsid w:val="00E43962"/>
    <w:rsid w:val="00E56C8D"/>
    <w:rsid w:val="00E575CC"/>
    <w:rsid w:val="00E64BE0"/>
    <w:rsid w:val="00E7123D"/>
    <w:rsid w:val="00E71AEC"/>
    <w:rsid w:val="00E72589"/>
    <w:rsid w:val="00E77DC3"/>
    <w:rsid w:val="00E8046B"/>
    <w:rsid w:val="00E936C2"/>
    <w:rsid w:val="00E93E39"/>
    <w:rsid w:val="00ED3496"/>
    <w:rsid w:val="00ED5122"/>
    <w:rsid w:val="00EF6175"/>
    <w:rsid w:val="00F013B8"/>
    <w:rsid w:val="00F113C5"/>
    <w:rsid w:val="00F15A38"/>
    <w:rsid w:val="00F17A3F"/>
    <w:rsid w:val="00F22A9E"/>
    <w:rsid w:val="00F31CFE"/>
    <w:rsid w:val="00F33DA8"/>
    <w:rsid w:val="00F40404"/>
    <w:rsid w:val="00F508EB"/>
    <w:rsid w:val="00F7406D"/>
    <w:rsid w:val="00F74F37"/>
    <w:rsid w:val="00F91C9B"/>
    <w:rsid w:val="00F91F92"/>
    <w:rsid w:val="00FA45BF"/>
    <w:rsid w:val="00FA52E3"/>
    <w:rsid w:val="00FA5840"/>
    <w:rsid w:val="00FA6BA0"/>
    <w:rsid w:val="00FA6F3C"/>
    <w:rsid w:val="00FB3951"/>
    <w:rsid w:val="00FD5C54"/>
    <w:rsid w:val="00FE692C"/>
    <w:rsid w:val="05CC4A76"/>
    <w:rsid w:val="07450408"/>
    <w:rsid w:val="0A8F2208"/>
    <w:rsid w:val="0C8F6447"/>
    <w:rsid w:val="0F02657D"/>
    <w:rsid w:val="1791138F"/>
    <w:rsid w:val="1AB36D32"/>
    <w:rsid w:val="1AE97B46"/>
    <w:rsid w:val="203503A5"/>
    <w:rsid w:val="2BF156C2"/>
    <w:rsid w:val="2D3D790B"/>
    <w:rsid w:val="31AE7105"/>
    <w:rsid w:val="38BD1F45"/>
    <w:rsid w:val="3B652B6C"/>
    <w:rsid w:val="3E7F5AD3"/>
    <w:rsid w:val="4A9F3016"/>
    <w:rsid w:val="4C2D4571"/>
    <w:rsid w:val="4CAD0855"/>
    <w:rsid w:val="4E0C6184"/>
    <w:rsid w:val="52235945"/>
    <w:rsid w:val="533E375A"/>
    <w:rsid w:val="542A0254"/>
    <w:rsid w:val="544A7B97"/>
    <w:rsid w:val="5ABE7CB7"/>
    <w:rsid w:val="5C5114AA"/>
    <w:rsid w:val="5D29144B"/>
    <w:rsid w:val="5D78080B"/>
    <w:rsid w:val="5F61445B"/>
    <w:rsid w:val="5FAE4078"/>
    <w:rsid w:val="61812AB9"/>
    <w:rsid w:val="6255188A"/>
    <w:rsid w:val="656053AB"/>
    <w:rsid w:val="68E51493"/>
    <w:rsid w:val="6EF9413A"/>
    <w:rsid w:val="71A1721A"/>
    <w:rsid w:val="7298362B"/>
    <w:rsid w:val="75145727"/>
    <w:rsid w:val="7885334F"/>
    <w:rsid w:val="78D82FB4"/>
    <w:rsid w:val="7B5E4E09"/>
    <w:rsid w:val="7C185CC2"/>
    <w:rsid w:val="7DF70DAE"/>
    <w:rsid w:val="7EEA403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4"/>
    <w:semiHidden/>
    <w:unhideWhenUsed/>
    <w:qFormat/>
    <w:uiPriority w:val="99"/>
    <w:pPr>
      <w:ind w:left="100" w:leftChars="2500"/>
    </w:p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Hyperlink"/>
    <w:basedOn w:val="8"/>
    <w:unhideWhenUsed/>
    <w:qFormat/>
    <w:uiPriority w:val="99"/>
    <w:rPr>
      <w:color w:val="0563C1" w:themeColor="hyperlink"/>
      <w:u w:val="single"/>
      <w14:textFill>
        <w14:solidFill>
          <w14:schemeClr w14:val="hlink"/>
        </w14:solidFill>
      </w14:textFill>
    </w:rPr>
  </w:style>
  <w:style w:type="table" w:customStyle="1" w:styleId="10">
    <w:name w:val="浅色底纹1"/>
    <w:basedOn w:val="6"/>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character" w:customStyle="1" w:styleId="11">
    <w:name w:val="页眉 Char"/>
    <w:basedOn w:val="8"/>
    <w:link w:val="5"/>
    <w:qFormat/>
    <w:uiPriority w:val="99"/>
    <w:rPr>
      <w:sz w:val="18"/>
      <w:szCs w:val="18"/>
    </w:rPr>
  </w:style>
  <w:style w:type="character" w:customStyle="1" w:styleId="12">
    <w:name w:val="页脚 Char"/>
    <w:basedOn w:val="8"/>
    <w:link w:val="4"/>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日期 Char"/>
    <w:basedOn w:val="8"/>
    <w:link w:val="2"/>
    <w:semiHidden/>
    <w:qFormat/>
    <w:uiPriority w:val="99"/>
  </w:style>
  <w:style w:type="character" w:customStyle="1" w:styleId="15">
    <w:name w:val="批注框文本 Char"/>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1278</Words>
  <Characters>7285</Characters>
  <Lines>60</Lines>
  <Paragraphs>17</Paragraphs>
  <TotalTime>4</TotalTime>
  <ScaleCrop>false</ScaleCrop>
  <LinksUpToDate>false</LinksUpToDate>
  <CharactersWithSpaces>8546</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2023-06-12T05:17:00Z</dcterms:created>
  <dc:creator>必宏 肖</dc:creator>
  <cp:lastModifiedBy>kammy</cp:lastModifiedBy>
  <cp:lastPrinted>2023-06-13T03:33:00Z</cp:lastPrinted>
  <dcterms:modified xsi:type="dcterms:W3CDTF">2023-07-04T03:11:14Z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